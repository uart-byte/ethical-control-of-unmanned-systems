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9883" w14:textId="3D8C346D" w:rsidR="005C7E02" w:rsidRPr="00737F4C" w:rsidRDefault="00767072" w:rsidP="005C7E02">
      <w:pPr>
        <w:spacing w:before="100" w:beforeAutospacing="1" w:after="100" w:afterAutospacing="1" w:line="240" w:lineRule="auto"/>
        <w:jc w:val="right"/>
        <w:rPr>
          <w:rFonts w:ascii="Segoe UI" w:eastAsia="Times New Roman" w:hAnsi="Segoe UI" w:cs="Segoe UI"/>
          <w:sz w:val="18"/>
          <w:szCs w:val="18"/>
        </w:rPr>
      </w:pPr>
      <w:r>
        <w:rPr>
          <w:rFonts w:ascii="Segoe UI" w:eastAsia="Times New Roman" w:hAnsi="Segoe UI" w:cs="Segoe UI"/>
          <w:sz w:val="18"/>
          <w:szCs w:val="18"/>
          <w:highlight w:val="yellow"/>
        </w:rPr>
        <w:t xml:space="preserve"> </w:t>
      </w:r>
      <w:r w:rsidRPr="000D3AE8">
        <w:rPr>
          <w:rFonts w:ascii="Segoe UI" w:eastAsia="Times New Roman" w:hAnsi="Segoe UI" w:cs="Segoe UI"/>
          <w:i/>
          <w:iCs/>
          <w:sz w:val="18"/>
          <w:szCs w:val="18"/>
          <w:highlight w:val="yellow"/>
        </w:rPr>
        <w:t>updated</w:t>
      </w:r>
      <w:r>
        <w:rPr>
          <w:rFonts w:ascii="Segoe UI" w:eastAsia="Times New Roman" w:hAnsi="Segoe UI" w:cs="Segoe UI"/>
          <w:sz w:val="18"/>
          <w:szCs w:val="18"/>
          <w:highlight w:val="yellow"/>
        </w:rPr>
        <w:t xml:space="preserve"> </w:t>
      </w:r>
      <w:r w:rsidR="00F51B19">
        <w:rPr>
          <w:rFonts w:ascii="Segoe UI" w:eastAsia="Times New Roman" w:hAnsi="Segoe UI" w:cs="Segoe UI"/>
          <w:sz w:val="18"/>
          <w:szCs w:val="18"/>
        </w:rPr>
        <w:t>3 August</w:t>
      </w:r>
      <w:r w:rsidR="00463D6E" w:rsidRPr="00737F4C">
        <w:rPr>
          <w:rFonts w:ascii="Segoe UI" w:eastAsia="Times New Roman" w:hAnsi="Segoe UI" w:cs="Segoe UI"/>
          <w:sz w:val="18"/>
          <w:szCs w:val="18"/>
        </w:rPr>
        <w:t xml:space="preserve"> </w:t>
      </w:r>
      <w:r w:rsidR="005C7E02" w:rsidRPr="00737F4C">
        <w:rPr>
          <w:rFonts w:ascii="Segoe UI" w:eastAsia="Times New Roman" w:hAnsi="Segoe UI" w:cs="Segoe UI"/>
          <w:sz w:val="18"/>
          <w:szCs w:val="18"/>
        </w:rPr>
        <w:t>2022</w:t>
      </w:r>
    </w:p>
    <w:p w14:paraId="536F4AF4" w14:textId="62798A99" w:rsidR="00636975" w:rsidRPr="005C7E02" w:rsidRDefault="00F125EA" w:rsidP="006D016D">
      <w:pPr>
        <w:pStyle w:val="Heading2"/>
        <w:spacing w:before="100" w:beforeAutospacing="1" w:after="100" w:afterAutospacing="1"/>
        <w:jc w:val="center"/>
        <w:rPr>
          <w:rFonts w:eastAsia="Times New Roman"/>
          <w:b/>
          <w:bCs/>
          <w:sz w:val="28"/>
          <w:szCs w:val="28"/>
        </w:rPr>
      </w:pPr>
      <w:r w:rsidRPr="005C7E02">
        <w:rPr>
          <w:rFonts w:eastAsia="Times New Roman"/>
          <w:b/>
          <w:bCs/>
          <w:sz w:val="28"/>
          <w:szCs w:val="28"/>
        </w:rPr>
        <w:t>Integratin</w:t>
      </w:r>
      <w:r>
        <w:rPr>
          <w:rFonts w:eastAsia="Times New Roman"/>
          <w:b/>
          <w:bCs/>
          <w:sz w:val="28"/>
          <w:szCs w:val="28"/>
        </w:rPr>
        <w:t>g</w:t>
      </w:r>
      <w:r w:rsidRPr="005C7E02">
        <w:rPr>
          <w:rFonts w:eastAsia="Times New Roman"/>
          <w:b/>
          <w:bCs/>
          <w:sz w:val="28"/>
          <w:szCs w:val="28"/>
        </w:rPr>
        <w:t xml:space="preserve"> </w:t>
      </w:r>
      <w:r w:rsidR="00463D6E">
        <w:rPr>
          <w:rFonts w:eastAsia="Times New Roman"/>
          <w:b/>
          <w:bCs/>
          <w:sz w:val="28"/>
          <w:szCs w:val="28"/>
        </w:rPr>
        <w:t>Dimensions of Autonomous Decision Making (</w:t>
      </w:r>
      <w:r w:rsidR="00636975" w:rsidRPr="005C7E02">
        <w:rPr>
          <w:rFonts w:eastAsia="Times New Roman"/>
          <w:b/>
          <w:bCs/>
          <w:sz w:val="28"/>
          <w:szCs w:val="28"/>
        </w:rPr>
        <w:t>DAD</w:t>
      </w:r>
      <w:r w:rsidR="00463D6E">
        <w:rPr>
          <w:rFonts w:eastAsia="Times New Roman"/>
          <w:b/>
          <w:bCs/>
          <w:sz w:val="28"/>
          <w:szCs w:val="28"/>
        </w:rPr>
        <w:t>M)</w:t>
      </w:r>
      <w:r w:rsidR="00636975" w:rsidRPr="005C7E02">
        <w:rPr>
          <w:rFonts w:eastAsia="Times New Roman"/>
          <w:b/>
          <w:bCs/>
          <w:sz w:val="28"/>
          <w:szCs w:val="28"/>
        </w:rPr>
        <w:t xml:space="preserve"> </w:t>
      </w:r>
      <w:r>
        <w:rPr>
          <w:rFonts w:eastAsia="Times New Roman"/>
          <w:b/>
          <w:bCs/>
          <w:sz w:val="28"/>
          <w:szCs w:val="28"/>
        </w:rPr>
        <w:t xml:space="preserve">Risk Elements </w:t>
      </w:r>
      <w:r w:rsidR="00636975" w:rsidRPr="005C7E02">
        <w:rPr>
          <w:rFonts w:eastAsia="Times New Roman"/>
          <w:b/>
          <w:bCs/>
          <w:sz w:val="28"/>
          <w:szCs w:val="28"/>
        </w:rPr>
        <w:t xml:space="preserve">into </w:t>
      </w:r>
      <w:r>
        <w:rPr>
          <w:rFonts w:eastAsia="Times New Roman"/>
          <w:b/>
          <w:bCs/>
          <w:sz w:val="28"/>
          <w:szCs w:val="28"/>
        </w:rPr>
        <w:t>Unmanned System Mission Orders</w:t>
      </w:r>
    </w:p>
    <w:p w14:paraId="1ADF0BA1" w14:textId="6F14E952" w:rsidR="00463D6E" w:rsidRDefault="005C7E02" w:rsidP="004167B0">
      <w:pPr>
        <w:spacing w:after="0" w:line="240" w:lineRule="auto"/>
        <w:jc w:val="center"/>
        <w:rPr>
          <w:rFonts w:ascii="Segoe UI" w:eastAsia="Times New Roman" w:hAnsi="Segoe UI" w:cs="Segoe UI"/>
          <w:sz w:val="21"/>
          <w:szCs w:val="21"/>
        </w:rPr>
      </w:pPr>
      <w:r w:rsidRPr="36A1C8CE">
        <w:rPr>
          <w:rFonts w:ascii="Segoe UI" w:eastAsia="Times New Roman" w:hAnsi="Segoe UI" w:cs="Segoe UI"/>
          <w:sz w:val="21"/>
          <w:szCs w:val="21"/>
        </w:rPr>
        <w:t>Don Brutzman and Curt Blais, Naval Postgraduate School (NPS)</w:t>
      </w:r>
    </w:p>
    <w:p w14:paraId="24229832" w14:textId="77777777" w:rsidR="00463D6E" w:rsidRPr="00636975" w:rsidRDefault="00463D6E" w:rsidP="006D016D">
      <w:pPr>
        <w:spacing w:after="0" w:line="240" w:lineRule="auto"/>
        <w:rPr>
          <w:rFonts w:ascii="Segoe UI" w:eastAsia="Times New Roman" w:hAnsi="Segoe UI" w:cs="Segoe UI"/>
          <w:sz w:val="21"/>
          <w:szCs w:val="21"/>
        </w:rPr>
      </w:pPr>
    </w:p>
    <w:p w14:paraId="43FEB091" w14:textId="7C3B2721" w:rsidR="00463D6E" w:rsidRDefault="00463D6E" w:rsidP="00463D6E">
      <w:pPr>
        <w:pStyle w:val="ListParagraph"/>
        <w:numPr>
          <w:ilvl w:val="0"/>
          <w:numId w:val="3"/>
        </w:numPr>
        <w:tabs>
          <w:tab w:val="left" w:pos="360"/>
        </w:tabs>
        <w:spacing w:after="0" w:line="240" w:lineRule="auto"/>
        <w:ind w:left="0" w:firstLine="0"/>
        <w:rPr>
          <w:rFonts w:ascii="Segoe UI" w:eastAsia="Times New Roman" w:hAnsi="Segoe UI" w:cs="Segoe UI"/>
          <w:sz w:val="21"/>
          <w:szCs w:val="21"/>
        </w:rPr>
      </w:pPr>
      <w:r w:rsidRPr="006D016D">
        <w:rPr>
          <w:rFonts w:ascii="Segoe UI" w:eastAsia="Times New Roman" w:hAnsi="Segoe UI" w:cs="Segoe UI"/>
          <w:b/>
          <w:bCs/>
          <w:sz w:val="21"/>
          <w:szCs w:val="21"/>
        </w:rPr>
        <w:t>Overview</w:t>
      </w:r>
      <w:r>
        <w:rPr>
          <w:rFonts w:ascii="Segoe UI" w:eastAsia="Times New Roman" w:hAnsi="Segoe UI" w:cs="Segoe UI"/>
          <w:sz w:val="21"/>
          <w:szCs w:val="21"/>
        </w:rPr>
        <w:t xml:space="preserve">. This paper describes how terms of reference and naming conventions were applied to formally define </w:t>
      </w:r>
      <w:r w:rsidRPr="00463D6E">
        <w:rPr>
          <w:rFonts w:ascii="Segoe UI" w:eastAsia="Times New Roman" w:hAnsi="Segoe UI" w:cs="Segoe UI"/>
          <w:sz w:val="21"/>
          <w:szCs w:val="21"/>
        </w:rPr>
        <w:t>Dimensions of Autonomous Decision Making (DADM)</w:t>
      </w:r>
      <w:r>
        <w:rPr>
          <w:rFonts w:ascii="Segoe UI" w:eastAsia="Times New Roman" w:hAnsi="Segoe UI" w:cs="Segoe UI"/>
          <w:sz w:val="21"/>
          <w:szCs w:val="21"/>
        </w:rPr>
        <w:t xml:space="preserve"> concepts and risk elements as part of Autonomous Vehicle Command Language (AVCL) and </w:t>
      </w:r>
      <w:r w:rsidR="00F125EA" w:rsidRPr="00F125EA">
        <w:rPr>
          <w:rFonts w:ascii="Segoe UI" w:eastAsia="Times New Roman" w:hAnsi="Segoe UI" w:cs="Segoe UI"/>
          <w:sz w:val="21"/>
          <w:szCs w:val="21"/>
        </w:rPr>
        <w:t>Mission Execution Ontology (MEO)</w:t>
      </w:r>
      <w:r w:rsidR="00F125EA">
        <w:rPr>
          <w:rFonts w:ascii="Segoe UI" w:eastAsia="Times New Roman" w:hAnsi="Segoe UI" w:cs="Segoe UI"/>
          <w:sz w:val="21"/>
          <w:szCs w:val="21"/>
        </w:rPr>
        <w:t>.  Th</w:t>
      </w:r>
      <w:r w:rsidR="004167B0">
        <w:rPr>
          <w:rFonts w:ascii="Segoe UI" w:eastAsia="Times New Roman" w:hAnsi="Segoe UI" w:cs="Segoe UI"/>
          <w:sz w:val="21"/>
          <w:szCs w:val="21"/>
        </w:rPr>
        <w:t>ese</w:t>
      </w:r>
      <w:r w:rsidR="00F125EA">
        <w:rPr>
          <w:rFonts w:ascii="Segoe UI" w:eastAsia="Times New Roman" w:hAnsi="Segoe UI" w:cs="Segoe UI"/>
          <w:sz w:val="21"/>
          <w:szCs w:val="21"/>
        </w:rPr>
        <w:t xml:space="preserve"> integrated capabilities allow identification of risks and mitigations for mission plans and orders for unmanned systems.</w:t>
      </w:r>
    </w:p>
    <w:p w14:paraId="4A1643B0" w14:textId="77777777" w:rsidR="00F125EA" w:rsidRDefault="00F125EA" w:rsidP="006D016D">
      <w:pPr>
        <w:pStyle w:val="ListParagraph"/>
        <w:tabs>
          <w:tab w:val="left" w:pos="360"/>
        </w:tabs>
        <w:spacing w:after="0" w:line="240" w:lineRule="auto"/>
        <w:ind w:left="0"/>
        <w:rPr>
          <w:rFonts w:ascii="Segoe UI" w:eastAsia="Times New Roman" w:hAnsi="Segoe UI" w:cs="Segoe UI"/>
          <w:sz w:val="21"/>
          <w:szCs w:val="21"/>
        </w:rPr>
      </w:pPr>
    </w:p>
    <w:p w14:paraId="32BC813F" w14:textId="5ED6E393" w:rsidR="00F125EA" w:rsidRDefault="00F125EA" w:rsidP="00463D6E">
      <w:pPr>
        <w:pStyle w:val="ListParagraph"/>
        <w:numPr>
          <w:ilvl w:val="0"/>
          <w:numId w:val="3"/>
        </w:numPr>
        <w:tabs>
          <w:tab w:val="left" w:pos="360"/>
        </w:tabs>
        <w:spacing w:after="0" w:line="240" w:lineRule="auto"/>
        <w:ind w:left="0" w:firstLine="0"/>
        <w:rPr>
          <w:rFonts w:ascii="Segoe UI" w:eastAsia="Times New Roman" w:hAnsi="Segoe UI" w:cs="Segoe UI"/>
          <w:sz w:val="21"/>
          <w:szCs w:val="21"/>
        </w:rPr>
      </w:pPr>
      <w:r>
        <w:rPr>
          <w:rFonts w:ascii="Segoe UI" w:eastAsia="Times New Roman" w:hAnsi="Segoe UI" w:cs="Segoe UI"/>
          <w:sz w:val="21"/>
          <w:szCs w:val="21"/>
        </w:rPr>
        <w:t xml:space="preserve"> </w:t>
      </w:r>
      <w:r w:rsidRPr="00863A8A">
        <w:rPr>
          <w:rFonts w:ascii="Segoe UI" w:eastAsia="Times New Roman" w:hAnsi="Segoe UI" w:cs="Segoe UI"/>
          <w:b/>
          <w:bCs/>
          <w:sz w:val="21"/>
          <w:szCs w:val="21"/>
        </w:rPr>
        <w:t>Motivation</w:t>
      </w:r>
      <w:r>
        <w:rPr>
          <w:rFonts w:ascii="Segoe UI" w:eastAsia="Times New Roman" w:hAnsi="Segoe UI" w:cs="Segoe UI"/>
          <w:b/>
          <w:bCs/>
          <w:sz w:val="21"/>
          <w:szCs w:val="21"/>
        </w:rPr>
        <w:t xml:space="preserve">. </w:t>
      </w:r>
      <w:r w:rsidRPr="00F12EB2">
        <w:rPr>
          <w:rFonts w:ascii="Segoe UI" w:eastAsia="Times New Roman" w:hAnsi="Segoe UI" w:cs="Segoe UI"/>
          <w:sz w:val="21"/>
          <w:szCs w:val="21"/>
        </w:rPr>
        <w:t xml:space="preserve">The report </w:t>
      </w:r>
      <w:hyperlink r:id="rId10">
        <w:r w:rsidRPr="00F12EB2">
          <w:rPr>
            <w:rFonts w:ascii="Segoe UI" w:eastAsia="Times New Roman" w:hAnsi="Segoe UI" w:cs="Segoe UI"/>
            <w:color w:val="0000FF"/>
            <w:sz w:val="21"/>
            <w:szCs w:val="21"/>
            <w:u w:val="single"/>
          </w:rPr>
          <w:t>Dimensions of Autonomous Decision-making (DAD</w:t>
        </w:r>
        <w:r w:rsidR="000A682F">
          <w:rPr>
            <w:rFonts w:ascii="Segoe UI" w:eastAsia="Times New Roman" w:hAnsi="Segoe UI" w:cs="Segoe UI"/>
            <w:color w:val="0000FF"/>
            <w:sz w:val="21"/>
            <w:szCs w:val="21"/>
            <w:u w:val="single"/>
          </w:rPr>
          <w:t>M</w:t>
        </w:r>
        <w:r w:rsidRPr="00F12EB2">
          <w:rPr>
            <w:rFonts w:ascii="Segoe UI" w:eastAsia="Times New Roman" w:hAnsi="Segoe UI" w:cs="Segoe UI"/>
            <w:color w:val="0000FF"/>
            <w:sz w:val="21"/>
            <w:szCs w:val="21"/>
            <w:u w:val="single"/>
          </w:rPr>
          <w:t>)</w:t>
        </w:r>
      </w:hyperlink>
      <w:r w:rsidRPr="00F12EB2">
        <w:rPr>
          <w:rFonts w:ascii="Segoe UI" w:eastAsia="Times New Roman" w:hAnsi="Segoe UI" w:cs="Segoe UI"/>
          <w:sz w:val="21"/>
          <w:szCs w:val="21"/>
        </w:rPr>
        <w:t xml:space="preserve"> by </w:t>
      </w:r>
      <w:hyperlink r:id="rId11">
        <w:r w:rsidRPr="00F12EB2">
          <w:rPr>
            <w:rFonts w:ascii="Segoe UI" w:eastAsia="Times New Roman" w:hAnsi="Segoe UI" w:cs="Segoe UI"/>
            <w:color w:val="0000FF"/>
            <w:sz w:val="21"/>
            <w:szCs w:val="21"/>
            <w:u w:val="single"/>
          </w:rPr>
          <w:t>Center for Naval Analyses (CNA)</w:t>
        </w:r>
      </w:hyperlink>
      <w:r w:rsidRPr="00F12EB2">
        <w:rPr>
          <w:rFonts w:ascii="Segoe UI" w:eastAsia="Times New Roman" w:hAnsi="Segoe UI" w:cs="Segoe UI"/>
          <w:sz w:val="21"/>
          <w:szCs w:val="21"/>
        </w:rPr>
        <w:t xml:space="preserve"> </w:t>
      </w:r>
      <w:r w:rsidRPr="00F12EB2">
        <w:rPr>
          <w:rFonts w:ascii="Segoe UI" w:eastAsia="Times New Roman" w:hAnsi="Segoe UI" w:cs="Segoe UI"/>
          <w:sz w:val="20"/>
          <w:szCs w:val="20"/>
        </w:rPr>
        <w:t xml:space="preserve">has introduced a process designed to </w:t>
      </w:r>
      <w:r w:rsidRPr="00F12EB2">
        <w:rPr>
          <w:rFonts w:ascii="Segoe UI" w:eastAsia="Times New Roman" w:hAnsi="Segoe UI" w:cs="Segoe UI"/>
          <w:sz w:val="21"/>
          <w:szCs w:val="21"/>
        </w:rPr>
        <w:t>identify and potentially mitigate risks from the military use of artificial intelligence. In effect, it also presents a taxonomy of concepts that can be used for semantic characterization of goals and constraints within structured mission orders for unmanned systems. Figure 1 shows excerpts.</w:t>
      </w:r>
    </w:p>
    <w:p w14:paraId="15DF1B9E" w14:textId="245D7FD0" w:rsidR="0F153F4A" w:rsidRPr="006D016D" w:rsidRDefault="0F153F4A" w:rsidP="006D016D">
      <w:pPr>
        <w:pStyle w:val="ListParagraph"/>
        <w:tabs>
          <w:tab w:val="left" w:pos="360"/>
        </w:tabs>
        <w:spacing w:after="0" w:line="240" w:lineRule="auto"/>
        <w:ind w:left="0"/>
        <w:rPr>
          <w:rFonts w:ascii="Segoe UI" w:eastAsia="Times New Roman" w:hAnsi="Segoe UI" w:cs="Segoe UI"/>
          <w:sz w:val="21"/>
          <w:szCs w:val="21"/>
        </w:rPr>
      </w:pPr>
    </w:p>
    <w:tbl>
      <w:tblPr>
        <w:tblStyle w:val="TableGrid"/>
        <w:tblW w:w="0" w:type="auto"/>
        <w:tblLook w:val="04A0" w:firstRow="1" w:lastRow="0" w:firstColumn="1" w:lastColumn="0" w:noHBand="0" w:noVBand="1"/>
      </w:tblPr>
      <w:tblGrid>
        <w:gridCol w:w="5016"/>
        <w:gridCol w:w="4716"/>
      </w:tblGrid>
      <w:tr w:rsidR="00737F4C" w14:paraId="1BFE5629" w14:textId="77777777" w:rsidTr="00493581">
        <w:tc>
          <w:tcPr>
            <w:tcW w:w="4819" w:type="dxa"/>
          </w:tcPr>
          <w:p w14:paraId="4C39E3D7" w14:textId="77777777" w:rsidR="00737F4C" w:rsidRDefault="00737F4C" w:rsidP="00493581">
            <w:r>
              <w:rPr>
                <w:noProof/>
              </w:rPr>
              <w:drawing>
                <wp:inline distT="0" distB="0" distL="0" distR="0" wp14:anchorId="60EE6A88" wp14:editId="3579BFF2">
                  <wp:extent cx="3047854" cy="2697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5530" cy="2713124"/>
                          </a:xfrm>
                          <a:prstGeom prst="rect">
                            <a:avLst/>
                          </a:prstGeom>
                          <a:noFill/>
                          <a:ln>
                            <a:noFill/>
                          </a:ln>
                        </pic:spPr>
                      </pic:pic>
                    </a:graphicData>
                  </a:graphic>
                </wp:inline>
              </w:drawing>
            </w:r>
          </w:p>
        </w:tc>
        <w:tc>
          <w:tcPr>
            <w:tcW w:w="4531" w:type="dxa"/>
          </w:tcPr>
          <w:p w14:paraId="63E67AB5" w14:textId="77777777" w:rsidR="00737F4C" w:rsidRDefault="00737F4C" w:rsidP="00493581">
            <w:r>
              <w:rPr>
                <w:noProof/>
              </w:rPr>
              <w:drawing>
                <wp:inline distT="0" distB="0" distL="0" distR="0" wp14:anchorId="1AC566E8" wp14:editId="22098A68">
                  <wp:extent cx="2857500" cy="269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9605" cy="2704664"/>
                          </a:xfrm>
                          <a:prstGeom prst="rect">
                            <a:avLst/>
                          </a:prstGeom>
                          <a:noFill/>
                          <a:ln>
                            <a:noFill/>
                          </a:ln>
                        </pic:spPr>
                      </pic:pic>
                    </a:graphicData>
                  </a:graphic>
                </wp:inline>
              </w:drawing>
            </w:r>
          </w:p>
        </w:tc>
      </w:tr>
      <w:tr w:rsidR="00737F4C" w14:paraId="297D71CE" w14:textId="77777777" w:rsidTr="00493581">
        <w:tc>
          <w:tcPr>
            <w:tcW w:w="9350" w:type="dxa"/>
            <w:gridSpan w:val="2"/>
          </w:tcPr>
          <w:p w14:paraId="073C25A9" w14:textId="31FD0C61" w:rsidR="00737F4C" w:rsidRDefault="00737F4C" w:rsidP="00493581">
            <w:pPr>
              <w:jc w:val="center"/>
              <w:rPr>
                <w:noProof/>
              </w:rPr>
            </w:pPr>
            <w:r w:rsidRPr="006D016D">
              <w:rPr>
                <w:b/>
                <w:bCs/>
                <w:i/>
                <w:iCs/>
                <w:noProof/>
              </w:rPr>
              <w:t>Figure 1</w:t>
            </w:r>
            <w:r w:rsidRPr="005C7E02">
              <w:rPr>
                <w:i/>
                <w:iCs/>
                <w:noProof/>
              </w:rPr>
              <w:t>.</w:t>
            </w:r>
            <w:r>
              <w:rPr>
                <w:noProof/>
              </w:rPr>
              <w:t xml:space="preserve">  Dimensions of Autonomous Decision-making (</w:t>
            </w:r>
            <w:r w:rsidR="000A682F">
              <w:rPr>
                <w:noProof/>
              </w:rPr>
              <w:t>DADM</w:t>
            </w:r>
            <w:r>
              <w:rPr>
                <w:noProof/>
              </w:rPr>
              <w:t>) is structured with 1</w:t>
            </w:r>
            <w:r w:rsidR="00484859">
              <w:rPr>
                <w:noProof/>
              </w:rPr>
              <w:t>3</w:t>
            </w:r>
            <w:r>
              <w:rPr>
                <w:noProof/>
              </w:rPr>
              <w:t xml:space="preserve"> top-level </w:t>
            </w:r>
            <w:r w:rsidR="00F125EA">
              <w:rPr>
                <w:noProof/>
              </w:rPr>
              <w:t xml:space="preserve">concept </w:t>
            </w:r>
            <w:r>
              <w:rPr>
                <w:noProof/>
              </w:rPr>
              <w:t xml:space="preserve">categories containing </w:t>
            </w:r>
            <w:r w:rsidR="00F125EA">
              <w:rPr>
                <w:noProof/>
              </w:rPr>
              <w:t xml:space="preserve">corresponding conceptual </w:t>
            </w:r>
            <w:r>
              <w:rPr>
                <w:noProof/>
              </w:rPr>
              <w:t xml:space="preserve">subcategories and numerous </w:t>
            </w:r>
            <w:r w:rsidR="00806A8C">
              <w:rPr>
                <w:noProof/>
              </w:rPr>
              <w:t>risk element</w:t>
            </w:r>
            <w:r>
              <w:rPr>
                <w:noProof/>
              </w:rPr>
              <w:t>s.</w:t>
            </w:r>
          </w:p>
        </w:tc>
      </w:tr>
    </w:tbl>
    <w:p w14:paraId="4C83A229" w14:textId="77777777" w:rsidR="00737F4C" w:rsidRPr="00737F4C" w:rsidRDefault="00737F4C" w:rsidP="00737F4C">
      <w:pPr>
        <w:rPr>
          <w:sz w:val="12"/>
          <w:szCs w:val="12"/>
        </w:rPr>
      </w:pPr>
    </w:p>
    <w:p w14:paraId="76839FB4" w14:textId="09679DA4" w:rsidR="00F125EA" w:rsidRDefault="00F125EA" w:rsidP="00636975">
      <w:pPr>
        <w:spacing w:after="0" w:line="240" w:lineRule="auto"/>
        <w:rPr>
          <w:rFonts w:ascii="Segoe UI" w:eastAsia="Times New Roman" w:hAnsi="Segoe UI" w:cs="Segoe UI"/>
          <w:sz w:val="21"/>
          <w:szCs w:val="21"/>
        </w:rPr>
      </w:pPr>
      <w:r w:rsidRPr="0F153F4A">
        <w:rPr>
          <w:rFonts w:ascii="Segoe UI" w:eastAsia="Times New Roman" w:hAnsi="Segoe UI" w:cs="Segoe UI"/>
          <w:sz w:val="21"/>
          <w:szCs w:val="21"/>
        </w:rPr>
        <w:t xml:space="preserve">Motivated by </w:t>
      </w:r>
      <w:hyperlink r:id="rId14">
        <w:r w:rsidRPr="0F153F4A">
          <w:rPr>
            <w:rFonts w:ascii="Segoe UI" w:eastAsia="Times New Roman" w:hAnsi="Segoe UI" w:cs="Segoe UI"/>
            <w:color w:val="0000FF"/>
            <w:sz w:val="21"/>
            <w:szCs w:val="21"/>
            <w:u w:val="single"/>
          </w:rPr>
          <w:t>Ethical Control of Unmanned Systems</w:t>
        </w:r>
      </w:hyperlink>
      <w:r w:rsidRPr="0F153F4A">
        <w:rPr>
          <w:rFonts w:ascii="Segoe UI" w:eastAsia="Times New Roman" w:hAnsi="Segoe UI" w:cs="Segoe UI"/>
          <w:sz w:val="21"/>
          <w:szCs w:val="21"/>
        </w:rPr>
        <w:t xml:space="preserve">, the preliminary work reported here has explored precise naming and representation of </w:t>
      </w:r>
      <w:r w:rsidR="000A682F">
        <w:rPr>
          <w:rFonts w:ascii="Segoe UI" w:eastAsia="Times New Roman" w:hAnsi="Segoe UI" w:cs="Segoe UI"/>
          <w:sz w:val="21"/>
          <w:szCs w:val="21"/>
        </w:rPr>
        <w:t>DADM</w:t>
      </w:r>
      <w:r w:rsidRPr="0F153F4A">
        <w:rPr>
          <w:rFonts w:ascii="Segoe UI" w:eastAsia="Times New Roman" w:hAnsi="Segoe UI" w:cs="Segoe UI"/>
          <w:sz w:val="21"/>
          <w:szCs w:val="21"/>
        </w:rPr>
        <w:t xml:space="preserve"> concepts as Semantic Web relationships. This is a necessary step for usage within </w:t>
      </w:r>
      <w:hyperlink r:id="rId15" w:anchor="Documentation">
        <w:r w:rsidRPr="0F153F4A">
          <w:rPr>
            <w:rFonts w:ascii="Segoe UI" w:eastAsia="Times New Roman" w:hAnsi="Segoe UI" w:cs="Segoe UI"/>
            <w:color w:val="0000FF"/>
            <w:sz w:val="21"/>
            <w:szCs w:val="21"/>
            <w:u w:val="single"/>
          </w:rPr>
          <w:t>Autonomous Vehicle Command Language (AVCL)</w:t>
        </w:r>
      </w:hyperlink>
      <w:r w:rsidRPr="0F153F4A">
        <w:rPr>
          <w:rFonts w:ascii="Segoe UI" w:eastAsia="Times New Roman" w:hAnsi="Segoe UI" w:cs="Segoe UI"/>
          <w:sz w:val="21"/>
          <w:szCs w:val="21"/>
        </w:rPr>
        <w:t xml:space="preserve"> mission definitions and corresponding </w:t>
      </w:r>
      <w:hyperlink r:id="rId16" w:anchor="Ontologies">
        <w:r w:rsidRPr="0F153F4A">
          <w:rPr>
            <w:rFonts w:ascii="Segoe UI" w:eastAsia="Times New Roman" w:hAnsi="Segoe UI" w:cs="Segoe UI"/>
            <w:color w:val="0000FF"/>
            <w:sz w:val="21"/>
            <w:szCs w:val="21"/>
            <w:u w:val="single"/>
          </w:rPr>
          <w:t>Mission Execution Ontology (MEO)</w:t>
        </w:r>
      </w:hyperlink>
      <w:r w:rsidRPr="0F153F4A">
        <w:rPr>
          <w:rFonts w:ascii="Segoe UI" w:eastAsia="Times New Roman" w:hAnsi="Segoe UI" w:cs="Segoe UI"/>
          <w:sz w:val="21"/>
          <w:szCs w:val="21"/>
        </w:rPr>
        <w:t xml:space="preserve"> semantic validation of taxonomy preconditions, postconditions, and traceable adherence within the validatable conduct of diverse unmanned-system missions. The </w:t>
      </w:r>
      <w:r w:rsidR="000A682F">
        <w:rPr>
          <w:rFonts w:ascii="Segoe UI" w:eastAsia="Times New Roman" w:hAnsi="Segoe UI" w:cs="Segoe UI"/>
          <w:sz w:val="21"/>
          <w:szCs w:val="21"/>
        </w:rPr>
        <w:t>DADM</w:t>
      </w:r>
      <w:r w:rsidRPr="0F153F4A">
        <w:rPr>
          <w:rFonts w:ascii="Segoe UI" w:eastAsia="Times New Roman" w:hAnsi="Segoe UI" w:cs="Segoe UI"/>
          <w:sz w:val="21"/>
          <w:szCs w:val="21"/>
        </w:rPr>
        <w:t xml:space="preserve"> </w:t>
      </w:r>
      <w:r>
        <w:rPr>
          <w:rFonts w:ascii="Segoe UI" w:eastAsia="Times New Roman" w:hAnsi="Segoe UI" w:cs="Segoe UI"/>
          <w:sz w:val="21"/>
          <w:szCs w:val="21"/>
        </w:rPr>
        <w:t>risk element</w:t>
      </w:r>
      <w:r w:rsidRPr="0F153F4A">
        <w:rPr>
          <w:rFonts w:ascii="Segoe UI" w:eastAsia="Times New Roman" w:hAnsi="Segoe UI" w:cs="Segoe UI"/>
          <w:sz w:val="21"/>
          <w:szCs w:val="21"/>
        </w:rPr>
        <w:t>s appear to be an excellent fit.</w:t>
      </w:r>
    </w:p>
    <w:p w14:paraId="3F2C697D" w14:textId="77777777" w:rsidR="00F125EA" w:rsidRDefault="00F125EA" w:rsidP="00636975">
      <w:pPr>
        <w:spacing w:after="0" w:line="240" w:lineRule="auto"/>
        <w:rPr>
          <w:rFonts w:ascii="Segoe UI" w:eastAsia="Times New Roman" w:hAnsi="Segoe UI" w:cs="Segoe UI"/>
          <w:sz w:val="21"/>
          <w:szCs w:val="21"/>
        </w:rPr>
      </w:pPr>
    </w:p>
    <w:p w14:paraId="325C2D2B" w14:textId="5356C284" w:rsidR="00636975" w:rsidRPr="00636975" w:rsidRDefault="00737F4C" w:rsidP="00636975">
      <w:pPr>
        <w:spacing w:after="0" w:line="240" w:lineRule="auto"/>
        <w:rPr>
          <w:rFonts w:ascii="Segoe UI" w:eastAsia="Times New Roman" w:hAnsi="Segoe UI" w:cs="Segoe UI"/>
          <w:sz w:val="21"/>
          <w:szCs w:val="21"/>
        </w:rPr>
      </w:pPr>
      <w:r w:rsidRPr="0F153F4A">
        <w:rPr>
          <w:rFonts w:ascii="Segoe UI" w:eastAsia="Times New Roman" w:hAnsi="Segoe UI" w:cs="Segoe UI"/>
          <w:sz w:val="21"/>
          <w:szCs w:val="21"/>
        </w:rPr>
        <w:t>This note describes representations for DAD</w:t>
      </w:r>
      <w:r w:rsidR="000A682F">
        <w:rPr>
          <w:rFonts w:ascii="Segoe UI" w:eastAsia="Times New Roman" w:hAnsi="Segoe UI" w:cs="Segoe UI"/>
          <w:sz w:val="21"/>
          <w:szCs w:val="21"/>
        </w:rPr>
        <w:t xml:space="preserve">M risk </w:t>
      </w:r>
      <w:r w:rsidRPr="0F153F4A">
        <w:rPr>
          <w:rFonts w:ascii="Segoe UI" w:eastAsia="Times New Roman" w:hAnsi="Segoe UI" w:cs="Segoe UI"/>
          <w:sz w:val="21"/>
          <w:szCs w:val="21"/>
        </w:rPr>
        <w:t>elements using Semantic Web constructs</w:t>
      </w:r>
      <w:r w:rsidR="00F51B19">
        <w:rPr>
          <w:rFonts w:ascii="Segoe UI" w:eastAsia="Times New Roman" w:hAnsi="Segoe UI" w:cs="Segoe UI"/>
          <w:sz w:val="21"/>
          <w:szCs w:val="21"/>
        </w:rPr>
        <w:t>.  C</w:t>
      </w:r>
      <w:r w:rsidR="000A682F">
        <w:rPr>
          <w:rFonts w:ascii="Segoe UI" w:eastAsia="Times New Roman" w:hAnsi="Segoe UI" w:cs="Segoe UI"/>
          <w:sz w:val="21"/>
          <w:szCs w:val="21"/>
        </w:rPr>
        <w:t>ontinu</w:t>
      </w:r>
      <w:r w:rsidR="00F51B19">
        <w:rPr>
          <w:rFonts w:ascii="Segoe UI" w:eastAsia="Times New Roman" w:hAnsi="Segoe UI" w:cs="Segoe UI"/>
          <w:sz w:val="21"/>
          <w:szCs w:val="21"/>
        </w:rPr>
        <w:t>ed</w:t>
      </w:r>
      <w:r w:rsidR="000A682F">
        <w:rPr>
          <w:rFonts w:ascii="Segoe UI" w:eastAsia="Times New Roman" w:hAnsi="Segoe UI" w:cs="Segoe UI"/>
          <w:sz w:val="21"/>
          <w:szCs w:val="21"/>
        </w:rPr>
        <w:t xml:space="preserve"> work </w:t>
      </w:r>
      <w:r w:rsidR="0032653A">
        <w:rPr>
          <w:rFonts w:ascii="Segoe UI" w:eastAsia="Times New Roman" w:hAnsi="Segoe UI" w:cs="Segoe UI"/>
          <w:sz w:val="21"/>
          <w:szCs w:val="21"/>
        </w:rPr>
        <w:t>is applying specific</w:t>
      </w:r>
      <w:r w:rsidR="000A682F">
        <w:rPr>
          <w:rFonts w:ascii="Segoe UI" w:eastAsia="Times New Roman" w:hAnsi="Segoe UI" w:cs="Segoe UI"/>
          <w:sz w:val="21"/>
          <w:szCs w:val="21"/>
        </w:rPr>
        <w:t xml:space="preserve"> risk elements </w:t>
      </w:r>
      <w:r w:rsidR="0032653A">
        <w:rPr>
          <w:rFonts w:ascii="Segoe UI" w:eastAsia="Times New Roman" w:hAnsi="Segoe UI" w:cs="Segoe UI"/>
          <w:sz w:val="21"/>
          <w:szCs w:val="21"/>
        </w:rPr>
        <w:t xml:space="preserve">to </w:t>
      </w:r>
      <w:r w:rsidR="000A682F">
        <w:rPr>
          <w:rFonts w:ascii="Segoe UI" w:eastAsia="Times New Roman" w:hAnsi="Segoe UI" w:cs="Segoe UI"/>
          <w:sz w:val="21"/>
          <w:szCs w:val="21"/>
        </w:rPr>
        <w:t xml:space="preserve">common mission goals performed by unmanned systems, </w:t>
      </w:r>
      <w:r w:rsidR="0032653A">
        <w:rPr>
          <w:rFonts w:ascii="Segoe UI" w:eastAsia="Times New Roman" w:hAnsi="Segoe UI" w:cs="Segoe UI"/>
          <w:sz w:val="21"/>
          <w:szCs w:val="21"/>
        </w:rPr>
        <w:t xml:space="preserve">permitting </w:t>
      </w:r>
      <w:r w:rsidR="000A682F">
        <w:rPr>
          <w:rFonts w:ascii="Segoe UI" w:eastAsia="Times New Roman" w:hAnsi="Segoe UI" w:cs="Segoe UI"/>
          <w:sz w:val="21"/>
          <w:szCs w:val="21"/>
        </w:rPr>
        <w:t xml:space="preserve">corresponding </w:t>
      </w:r>
      <w:r w:rsidR="0032653A">
        <w:rPr>
          <w:rFonts w:ascii="Segoe UI" w:eastAsia="Times New Roman" w:hAnsi="Segoe UI" w:cs="Segoe UI"/>
          <w:sz w:val="21"/>
          <w:szCs w:val="21"/>
        </w:rPr>
        <w:t xml:space="preserve">risk-aware </w:t>
      </w:r>
      <w:r w:rsidR="000A682F">
        <w:rPr>
          <w:rFonts w:ascii="Segoe UI" w:eastAsia="Times New Roman" w:hAnsi="Segoe UI" w:cs="Segoe UI"/>
          <w:sz w:val="21"/>
          <w:szCs w:val="21"/>
        </w:rPr>
        <w:t>direction</w:t>
      </w:r>
      <w:r w:rsidR="0032653A">
        <w:rPr>
          <w:rFonts w:ascii="Segoe UI" w:eastAsia="Times New Roman" w:hAnsi="Segoe UI" w:cs="Segoe UI"/>
          <w:sz w:val="21"/>
          <w:szCs w:val="21"/>
        </w:rPr>
        <w:t>s</w:t>
      </w:r>
      <w:r w:rsidR="000A682F">
        <w:rPr>
          <w:rFonts w:ascii="Segoe UI" w:eastAsia="Times New Roman" w:hAnsi="Segoe UI" w:cs="Segoe UI"/>
          <w:sz w:val="21"/>
          <w:szCs w:val="21"/>
        </w:rPr>
        <w:t xml:space="preserve"> </w:t>
      </w:r>
      <w:r w:rsidR="0032653A">
        <w:rPr>
          <w:rFonts w:ascii="Segoe UI" w:eastAsia="Times New Roman" w:hAnsi="Segoe UI" w:cs="Segoe UI"/>
          <w:sz w:val="21"/>
          <w:szCs w:val="21"/>
        </w:rPr>
        <w:t xml:space="preserve">and due-diligence oversight </w:t>
      </w:r>
      <w:r w:rsidR="000A682F">
        <w:rPr>
          <w:rFonts w:ascii="Segoe UI" w:eastAsia="Times New Roman" w:hAnsi="Segoe UI" w:cs="Segoe UI"/>
          <w:sz w:val="21"/>
          <w:szCs w:val="21"/>
        </w:rPr>
        <w:t>by human watchstanders.</w:t>
      </w:r>
    </w:p>
    <w:p w14:paraId="4E1CCC1E" w14:textId="60836D91" w:rsidR="00F125EA" w:rsidRPr="006D016D" w:rsidRDefault="00636975" w:rsidP="006D016D">
      <w:pPr>
        <w:pStyle w:val="ListParagraph"/>
        <w:keepNext/>
        <w:keepLines/>
        <w:numPr>
          <w:ilvl w:val="0"/>
          <w:numId w:val="3"/>
        </w:numPr>
        <w:tabs>
          <w:tab w:val="left" w:pos="360"/>
        </w:tabs>
        <w:spacing w:before="100" w:beforeAutospacing="1" w:after="0" w:afterAutospacing="1" w:line="240" w:lineRule="auto"/>
        <w:ind w:left="0" w:firstLine="0"/>
        <w:outlineLvl w:val="2"/>
        <w:rPr>
          <w:rFonts w:ascii="Segoe UI" w:eastAsia="Times New Roman" w:hAnsi="Segoe UI" w:cs="Segoe UI"/>
          <w:sz w:val="21"/>
          <w:szCs w:val="21"/>
        </w:rPr>
      </w:pPr>
      <w:r w:rsidRPr="006D016D">
        <w:rPr>
          <w:rFonts w:ascii="Segoe UI" w:eastAsia="Times New Roman" w:hAnsi="Segoe UI" w:cs="Segoe UI"/>
          <w:b/>
          <w:bCs/>
          <w:sz w:val="21"/>
          <w:szCs w:val="21"/>
        </w:rPr>
        <w:lastRenderedPageBreak/>
        <w:t>Multiple simultaneous design goals</w:t>
      </w:r>
      <w:r w:rsidR="00F125EA" w:rsidRPr="00F125EA">
        <w:rPr>
          <w:rFonts w:ascii="Segoe UI" w:eastAsia="Times New Roman" w:hAnsi="Segoe UI" w:cs="Segoe UI"/>
          <w:b/>
          <w:bCs/>
          <w:sz w:val="21"/>
          <w:szCs w:val="21"/>
        </w:rPr>
        <w:t xml:space="preserve">. </w:t>
      </w:r>
      <w:r w:rsidR="00F125EA">
        <w:rPr>
          <w:rFonts w:ascii="Segoe UI" w:eastAsia="Times New Roman" w:hAnsi="Segoe UI" w:cs="Segoe UI"/>
          <w:sz w:val="21"/>
          <w:szCs w:val="21"/>
        </w:rPr>
        <w:t xml:space="preserve"> </w:t>
      </w:r>
      <w:r w:rsidRPr="00F125EA">
        <w:rPr>
          <w:rFonts w:ascii="Segoe UI" w:eastAsia="Times New Roman" w:hAnsi="Segoe UI" w:cs="Segoe UI"/>
          <w:sz w:val="21"/>
          <w:szCs w:val="21"/>
        </w:rPr>
        <w:t xml:space="preserve">Based on an extremely large set of reported real-world dependencies, the DAD offers a thorough set of concepts for consideration. Several steps are needed in order to elevate this work into a formal taxonomy suitable for Semantic Web use. Design goals are primarily oriented around clear naming of each </w:t>
      </w:r>
      <w:r w:rsidR="00806A8C" w:rsidRPr="00F125EA">
        <w:rPr>
          <w:rFonts w:ascii="Segoe UI" w:eastAsia="Times New Roman" w:hAnsi="Segoe UI" w:cs="Segoe UI"/>
          <w:sz w:val="21"/>
          <w:szCs w:val="21"/>
        </w:rPr>
        <w:t>risk element</w:t>
      </w:r>
      <w:r w:rsidRPr="00F125EA">
        <w:rPr>
          <w:rFonts w:ascii="Segoe UI" w:eastAsia="Times New Roman" w:hAnsi="Segoe UI" w:cs="Segoe UI"/>
          <w:sz w:val="21"/>
          <w:szCs w:val="21"/>
        </w:rPr>
        <w:t xml:space="preserve"> in order to achieve both human and machine readability. Stanford University's popular </w:t>
      </w:r>
      <w:hyperlink r:id="rId17" w:tgtFrame="_blank" w:tooltip="https://protege.stanford.edu/" w:history="1">
        <w:r w:rsidRPr="00F125EA">
          <w:rPr>
            <w:rFonts w:ascii="Segoe UI" w:eastAsia="Times New Roman" w:hAnsi="Segoe UI" w:cs="Segoe UI"/>
            <w:color w:val="0000FF"/>
            <w:sz w:val="21"/>
            <w:szCs w:val="21"/>
            <w:u w:val="single"/>
          </w:rPr>
          <w:t xml:space="preserve">Protégé </w:t>
        </w:r>
        <w:r w:rsidR="00CD7CE6" w:rsidRPr="00F125EA">
          <w:rPr>
            <w:rFonts w:ascii="Segoe UI" w:eastAsia="Times New Roman" w:hAnsi="Segoe UI" w:cs="Segoe UI"/>
            <w:color w:val="0000FF"/>
            <w:sz w:val="21"/>
            <w:szCs w:val="21"/>
            <w:u w:val="single"/>
          </w:rPr>
          <w:t>application</w:t>
        </w:r>
      </w:hyperlink>
      <w:r w:rsidRPr="00F125EA">
        <w:rPr>
          <w:rFonts w:ascii="Segoe UI" w:eastAsia="Times New Roman" w:hAnsi="Segoe UI" w:cs="Segoe UI"/>
          <w:sz w:val="21"/>
          <w:szCs w:val="21"/>
        </w:rPr>
        <w:t xml:space="preserve"> provides a thorough Semantic Web authoring environment to explore and demonstrate all of these characteristics.</w:t>
      </w:r>
      <w:r w:rsidR="00737F4C" w:rsidRPr="00F125EA">
        <w:rPr>
          <w:rFonts w:ascii="Segoe UI" w:eastAsia="Times New Roman" w:hAnsi="Segoe UI" w:cs="Segoe UI"/>
          <w:sz w:val="21"/>
          <w:szCs w:val="21"/>
        </w:rPr>
        <w:t xml:space="preserve">  Since the published </w:t>
      </w:r>
      <w:r w:rsidR="00806A8C" w:rsidRPr="00F125EA">
        <w:rPr>
          <w:rFonts w:ascii="Segoe UI" w:eastAsia="Times New Roman" w:hAnsi="Segoe UI" w:cs="Segoe UI"/>
          <w:sz w:val="21"/>
          <w:szCs w:val="21"/>
        </w:rPr>
        <w:t>risk element</w:t>
      </w:r>
      <w:r w:rsidR="00737F4C" w:rsidRPr="00F125EA">
        <w:rPr>
          <w:rFonts w:ascii="Segoe UI" w:eastAsia="Times New Roman" w:hAnsi="Segoe UI" w:cs="Segoe UI"/>
          <w:sz w:val="21"/>
          <w:szCs w:val="21"/>
        </w:rPr>
        <w:t>s do not include specific names, we are focusing closely on how identifiers might be defined for best effect.</w:t>
      </w:r>
    </w:p>
    <w:p w14:paraId="4CAC5C72" w14:textId="7B07E0C8" w:rsidR="00737F4C" w:rsidRPr="00636975" w:rsidRDefault="00737F4C" w:rsidP="00636975">
      <w:pPr>
        <w:spacing w:after="0" w:line="240" w:lineRule="auto"/>
        <w:rPr>
          <w:rFonts w:ascii="Segoe UI" w:eastAsia="Times New Roman" w:hAnsi="Segoe UI" w:cs="Segoe UI"/>
          <w:sz w:val="21"/>
          <w:szCs w:val="21"/>
        </w:rPr>
      </w:pPr>
      <w:r>
        <w:rPr>
          <w:rFonts w:ascii="Segoe UI" w:eastAsia="Times New Roman" w:hAnsi="Segoe UI" w:cs="Segoe UI"/>
          <w:sz w:val="21"/>
          <w:szCs w:val="21"/>
        </w:rPr>
        <w:t>Current naming conventions reflect initial representational experimentation on our part.</w:t>
      </w:r>
    </w:p>
    <w:p w14:paraId="3115DE26" w14:textId="089768AC" w:rsidR="00636975" w:rsidRPr="00636975" w:rsidRDefault="00C967BA" w:rsidP="00636975">
      <w:pPr>
        <w:numPr>
          <w:ilvl w:val="0"/>
          <w:numId w:val="1"/>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i/>
          <w:iCs/>
          <w:sz w:val="21"/>
          <w:szCs w:val="21"/>
        </w:rPr>
        <w:t>U</w:t>
      </w:r>
      <w:r w:rsidR="00636975" w:rsidRPr="00636975">
        <w:rPr>
          <w:rFonts w:ascii="Segoe UI" w:eastAsia="Times New Roman" w:hAnsi="Segoe UI" w:cs="Segoe UI"/>
          <w:i/>
          <w:iCs/>
          <w:sz w:val="21"/>
          <w:szCs w:val="21"/>
        </w:rPr>
        <w:t>niqueness</w:t>
      </w:r>
      <w:r>
        <w:rPr>
          <w:rFonts w:ascii="Segoe UI" w:eastAsia="Times New Roman" w:hAnsi="Segoe UI" w:cs="Segoe UI"/>
          <w:i/>
          <w:iCs/>
          <w:sz w:val="21"/>
          <w:szCs w:val="21"/>
        </w:rPr>
        <w:t xml:space="preserve"> </w:t>
      </w:r>
      <w:r>
        <w:rPr>
          <w:rFonts w:ascii="Segoe UI" w:eastAsia="Times New Roman" w:hAnsi="Segoe UI" w:cs="Segoe UI"/>
          <w:sz w:val="21"/>
          <w:szCs w:val="21"/>
        </w:rPr>
        <w:t xml:space="preserve">of names to enable </w:t>
      </w:r>
      <w:r w:rsidR="00636975" w:rsidRPr="00636975">
        <w:rPr>
          <w:rFonts w:ascii="Segoe UI" w:eastAsia="Times New Roman" w:hAnsi="Segoe UI" w:cs="Segoe UI"/>
          <w:sz w:val="21"/>
          <w:szCs w:val="21"/>
        </w:rPr>
        <w:t>unambiguous semantic references,</w:t>
      </w:r>
    </w:p>
    <w:p w14:paraId="2EF81D1D" w14:textId="33973D17" w:rsidR="00636975" w:rsidRPr="00636975" w:rsidRDefault="00C967BA" w:rsidP="00636975">
      <w:pPr>
        <w:numPr>
          <w:ilvl w:val="0"/>
          <w:numId w:val="1"/>
        </w:num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i/>
          <w:iCs/>
          <w:sz w:val="21"/>
          <w:szCs w:val="21"/>
        </w:rPr>
        <w:t>H</w:t>
      </w:r>
      <w:r w:rsidRPr="00636975">
        <w:rPr>
          <w:rFonts w:ascii="Segoe UI" w:eastAsia="Times New Roman" w:hAnsi="Segoe UI" w:cs="Segoe UI"/>
          <w:i/>
          <w:iCs/>
          <w:sz w:val="21"/>
          <w:szCs w:val="21"/>
        </w:rPr>
        <w:t xml:space="preserve">ierarchical </w:t>
      </w:r>
      <w:r w:rsidRPr="000D3AE8">
        <w:rPr>
          <w:rFonts w:ascii="Segoe UI" w:eastAsia="Times New Roman" w:hAnsi="Segoe UI" w:cs="Segoe UI"/>
          <w:sz w:val="21"/>
          <w:szCs w:val="21"/>
        </w:rPr>
        <w:t>class/subclass structure</w:t>
      </w:r>
      <w:r>
        <w:rPr>
          <w:rFonts w:ascii="Segoe UI" w:eastAsia="Times New Roman" w:hAnsi="Segoe UI" w:cs="Segoe UI"/>
          <w:i/>
          <w:iCs/>
          <w:sz w:val="21"/>
          <w:szCs w:val="21"/>
        </w:rPr>
        <w:t xml:space="preserve"> </w:t>
      </w:r>
      <w:r w:rsidR="00636975" w:rsidRPr="00636975">
        <w:rPr>
          <w:rFonts w:ascii="Segoe UI" w:eastAsia="Times New Roman" w:hAnsi="Segoe UI" w:cs="Segoe UI"/>
          <w:sz w:val="21"/>
          <w:szCs w:val="21"/>
        </w:rPr>
        <w:t xml:space="preserve">to match CNA </w:t>
      </w:r>
      <w:r w:rsidR="000A682F">
        <w:rPr>
          <w:rFonts w:ascii="Segoe UI" w:eastAsia="Times New Roman" w:hAnsi="Segoe UI" w:cs="Segoe UI"/>
          <w:sz w:val="21"/>
          <w:szCs w:val="21"/>
        </w:rPr>
        <w:t>DADM</w:t>
      </w:r>
      <w:r w:rsidR="00636975" w:rsidRPr="00636975">
        <w:rPr>
          <w:rFonts w:ascii="Segoe UI" w:eastAsia="Times New Roman" w:hAnsi="Segoe UI" w:cs="Segoe UI"/>
          <w:sz w:val="21"/>
          <w:szCs w:val="21"/>
        </w:rPr>
        <w:t xml:space="preserve"> reference document taxonomy,</w:t>
      </w:r>
    </w:p>
    <w:p w14:paraId="7F81BC0C" w14:textId="4C0F7472" w:rsidR="00636975" w:rsidRPr="00636975" w:rsidRDefault="00C967BA" w:rsidP="00636975">
      <w:pPr>
        <w:numPr>
          <w:ilvl w:val="0"/>
          <w:numId w:val="1"/>
        </w:num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i/>
          <w:iCs/>
          <w:sz w:val="21"/>
          <w:szCs w:val="21"/>
        </w:rPr>
        <w:t xml:space="preserve">Descriptive </w:t>
      </w:r>
      <w:r w:rsidR="00636975" w:rsidRPr="00636975">
        <w:rPr>
          <w:rFonts w:ascii="Segoe UI" w:eastAsia="Times New Roman" w:hAnsi="Segoe UI" w:cs="Segoe UI"/>
          <w:i/>
          <w:iCs/>
          <w:sz w:val="21"/>
          <w:szCs w:val="21"/>
        </w:rPr>
        <w:t>clarity</w:t>
      </w:r>
      <w:r w:rsidR="00636975" w:rsidRPr="00636975">
        <w:rPr>
          <w:rFonts w:ascii="Segoe UI" w:eastAsia="Times New Roman" w:hAnsi="Segoe UI" w:cs="Segoe UI"/>
          <w:sz w:val="21"/>
          <w:szCs w:val="21"/>
        </w:rPr>
        <w:t xml:space="preserve"> for human comprehension</w:t>
      </w:r>
      <w:r>
        <w:rPr>
          <w:rFonts w:ascii="Segoe UI" w:eastAsia="Times New Roman" w:hAnsi="Segoe UI" w:cs="Segoe UI"/>
          <w:sz w:val="21"/>
          <w:szCs w:val="21"/>
        </w:rPr>
        <w:t xml:space="preserve"> of </w:t>
      </w:r>
      <w:r w:rsidRPr="000D3AE8">
        <w:rPr>
          <w:rFonts w:ascii="Segoe UI" w:eastAsia="Times New Roman" w:hAnsi="Segoe UI" w:cs="Segoe UI"/>
          <w:sz w:val="21"/>
          <w:szCs w:val="21"/>
        </w:rPr>
        <w:t>CamelCase term</w:t>
      </w:r>
      <w:r>
        <w:rPr>
          <w:rFonts w:ascii="Segoe UI" w:eastAsia="Times New Roman" w:hAnsi="Segoe UI" w:cs="Segoe UI"/>
          <w:sz w:val="21"/>
          <w:szCs w:val="21"/>
        </w:rPr>
        <w:t>s and</w:t>
      </w:r>
      <w:r w:rsidRPr="000D3AE8">
        <w:rPr>
          <w:rFonts w:ascii="Segoe UI" w:eastAsia="Times New Roman" w:hAnsi="Segoe UI" w:cs="Segoe UI"/>
          <w:sz w:val="21"/>
          <w:szCs w:val="21"/>
        </w:rPr>
        <w:t xml:space="preserve"> name</w:t>
      </w:r>
      <w:r>
        <w:rPr>
          <w:rFonts w:ascii="Segoe UI" w:eastAsia="Times New Roman" w:hAnsi="Segoe UI" w:cs="Segoe UI"/>
          <w:sz w:val="21"/>
          <w:szCs w:val="21"/>
        </w:rPr>
        <w:t>s</w:t>
      </w:r>
      <w:r w:rsidR="00636975" w:rsidRPr="00636975">
        <w:rPr>
          <w:rFonts w:ascii="Segoe UI" w:eastAsia="Times New Roman" w:hAnsi="Segoe UI" w:cs="Segoe UI"/>
          <w:sz w:val="21"/>
          <w:szCs w:val="21"/>
        </w:rPr>
        <w:t>,</w:t>
      </w:r>
    </w:p>
    <w:p w14:paraId="2F180262" w14:textId="130B583A" w:rsidR="00636975" w:rsidRPr="00636975" w:rsidRDefault="00C967BA" w:rsidP="00636975">
      <w:pPr>
        <w:numPr>
          <w:ilvl w:val="0"/>
          <w:numId w:val="1"/>
        </w:num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i/>
          <w:iCs/>
          <w:sz w:val="21"/>
          <w:szCs w:val="21"/>
        </w:rPr>
        <w:t>B</w:t>
      </w:r>
      <w:r w:rsidR="00636975" w:rsidRPr="00636975">
        <w:rPr>
          <w:rFonts w:ascii="Segoe UI" w:eastAsia="Times New Roman" w:hAnsi="Segoe UI" w:cs="Segoe UI"/>
          <w:i/>
          <w:iCs/>
          <w:sz w:val="21"/>
          <w:szCs w:val="21"/>
        </w:rPr>
        <w:t>revity</w:t>
      </w:r>
      <w:r w:rsidR="00636975" w:rsidRPr="00636975">
        <w:rPr>
          <w:rFonts w:ascii="Segoe UI" w:eastAsia="Times New Roman" w:hAnsi="Segoe UI" w:cs="Segoe UI"/>
          <w:sz w:val="21"/>
          <w:szCs w:val="21"/>
        </w:rPr>
        <w:t xml:space="preserve"> </w:t>
      </w:r>
      <w:r>
        <w:rPr>
          <w:rFonts w:ascii="Segoe UI" w:eastAsia="Times New Roman" w:hAnsi="Segoe UI" w:cs="Segoe UI"/>
          <w:sz w:val="21"/>
          <w:szCs w:val="21"/>
        </w:rPr>
        <w:t xml:space="preserve">of </w:t>
      </w:r>
      <w:proofErr w:type="spellStart"/>
      <w:proofErr w:type="gramStart"/>
      <w:r w:rsidRPr="000D3AE8">
        <w:rPr>
          <w:rFonts w:ascii="Segoe UI" w:eastAsia="Times New Roman" w:hAnsi="Segoe UI" w:cs="Segoe UI"/>
          <w:sz w:val="21"/>
          <w:szCs w:val="21"/>
        </w:rPr>
        <w:t>rdfs:label</w:t>
      </w:r>
      <w:proofErr w:type="spellEnd"/>
      <w:proofErr w:type="gramEnd"/>
      <w:r w:rsidRPr="000D3AE8">
        <w:rPr>
          <w:rFonts w:ascii="Segoe UI" w:eastAsia="Times New Roman" w:hAnsi="Segoe UI" w:cs="Segoe UI"/>
          <w:sz w:val="21"/>
          <w:szCs w:val="21"/>
        </w:rPr>
        <w:t xml:space="preserve"> identifiers</w:t>
      </w:r>
      <w:r>
        <w:rPr>
          <w:rFonts w:ascii="Segoe UI" w:eastAsia="Times New Roman" w:hAnsi="Segoe UI" w:cs="Segoe UI"/>
          <w:i/>
          <w:iCs/>
          <w:sz w:val="21"/>
          <w:szCs w:val="21"/>
        </w:rPr>
        <w:t xml:space="preserve"> </w:t>
      </w:r>
      <w:r w:rsidR="00636975" w:rsidRPr="00636975">
        <w:rPr>
          <w:rFonts w:ascii="Segoe UI" w:eastAsia="Times New Roman" w:hAnsi="Segoe UI" w:cs="Segoe UI"/>
          <w:sz w:val="21"/>
          <w:szCs w:val="21"/>
        </w:rPr>
        <w:t>for corresponding rule-definition rigor and clarity,</w:t>
      </w:r>
      <w:r w:rsidR="003F789F">
        <w:rPr>
          <w:rFonts w:ascii="Segoe UI" w:eastAsia="Times New Roman" w:hAnsi="Segoe UI" w:cs="Segoe UI"/>
          <w:sz w:val="21"/>
          <w:szCs w:val="21"/>
        </w:rPr>
        <w:t xml:space="preserve"> as well as future extensibility</w:t>
      </w:r>
      <w:r w:rsidR="00204101">
        <w:rPr>
          <w:rFonts w:ascii="Segoe UI" w:eastAsia="Times New Roman" w:hAnsi="Segoe UI" w:cs="Segoe UI"/>
          <w:sz w:val="21"/>
          <w:szCs w:val="21"/>
        </w:rPr>
        <w:t xml:space="preserve"> with multilingual labels</w:t>
      </w:r>
      <w:r w:rsidR="003F789F">
        <w:rPr>
          <w:rFonts w:ascii="Segoe UI" w:eastAsia="Times New Roman" w:hAnsi="Segoe UI" w:cs="Segoe UI"/>
          <w:sz w:val="21"/>
          <w:szCs w:val="21"/>
        </w:rPr>
        <w:t xml:space="preserve"> to</w:t>
      </w:r>
      <w:r w:rsidR="00204101">
        <w:rPr>
          <w:rFonts w:ascii="Segoe UI" w:eastAsia="Times New Roman" w:hAnsi="Segoe UI" w:cs="Segoe UI"/>
          <w:sz w:val="21"/>
          <w:szCs w:val="21"/>
        </w:rPr>
        <w:t xml:space="preserve"> permit strict and coherent usage by international partners,</w:t>
      </w:r>
    </w:p>
    <w:p w14:paraId="47204457" w14:textId="268D5C84" w:rsidR="00636975" w:rsidRDefault="00636975" w:rsidP="00636975">
      <w:pPr>
        <w:numPr>
          <w:ilvl w:val="0"/>
          <w:numId w:val="1"/>
        </w:numPr>
        <w:spacing w:before="100" w:beforeAutospacing="1" w:after="100" w:afterAutospacing="1" w:line="240" w:lineRule="auto"/>
        <w:rPr>
          <w:rFonts w:ascii="Segoe UI" w:eastAsia="Times New Roman" w:hAnsi="Segoe UI" w:cs="Segoe UI"/>
          <w:sz w:val="21"/>
          <w:szCs w:val="21"/>
        </w:rPr>
      </w:pPr>
      <w:r w:rsidRPr="000D3AE8">
        <w:rPr>
          <w:rFonts w:ascii="Segoe UI" w:eastAsia="Times New Roman" w:hAnsi="Segoe UI" w:cs="Segoe UI"/>
          <w:i/>
          <w:iCs/>
          <w:sz w:val="21"/>
          <w:szCs w:val="21"/>
        </w:rPr>
        <w:t>Embedded</w:t>
      </w:r>
      <w:r w:rsidRPr="00636975">
        <w:rPr>
          <w:rFonts w:ascii="Segoe UI" w:eastAsia="Times New Roman" w:hAnsi="Segoe UI" w:cs="Segoe UI"/>
          <w:sz w:val="21"/>
          <w:szCs w:val="21"/>
        </w:rPr>
        <w:t xml:space="preserve"> </w:t>
      </w:r>
      <w:r w:rsidRPr="00636975">
        <w:rPr>
          <w:rFonts w:ascii="Segoe UI" w:eastAsia="Times New Roman" w:hAnsi="Segoe UI" w:cs="Segoe UI"/>
          <w:i/>
          <w:iCs/>
          <w:sz w:val="21"/>
          <w:szCs w:val="21"/>
        </w:rPr>
        <w:t xml:space="preserve">references </w:t>
      </w:r>
      <w:r w:rsidR="00C967BA" w:rsidRPr="000D3AE8">
        <w:rPr>
          <w:rFonts w:ascii="Segoe UI" w:eastAsia="Times New Roman" w:hAnsi="Segoe UI" w:cs="Segoe UI"/>
          <w:sz w:val="21"/>
          <w:szCs w:val="21"/>
        </w:rPr>
        <w:t>that</w:t>
      </w:r>
      <w:r w:rsidR="00C967BA">
        <w:rPr>
          <w:rFonts w:ascii="Segoe UI" w:eastAsia="Times New Roman" w:hAnsi="Segoe UI" w:cs="Segoe UI"/>
          <w:i/>
          <w:iCs/>
          <w:sz w:val="21"/>
          <w:szCs w:val="21"/>
        </w:rPr>
        <w:t xml:space="preserve"> </w:t>
      </w:r>
      <w:r w:rsidRPr="00636975">
        <w:rPr>
          <w:rFonts w:ascii="Segoe UI" w:eastAsia="Times New Roman" w:hAnsi="Segoe UI" w:cs="Segoe UI"/>
          <w:sz w:val="21"/>
          <w:szCs w:val="21"/>
        </w:rPr>
        <w:t>correspond exactly to structure of authoritative CNA document, supporting both end-user comprehension and full traceability of original requirements during mission analysis.</w:t>
      </w:r>
    </w:p>
    <w:p w14:paraId="5EC912FB" w14:textId="1E11B0D5" w:rsidR="00737F4C" w:rsidRPr="00636975" w:rsidRDefault="00937A8F" w:rsidP="00737F4C">
      <w:p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 xml:space="preserve">The </w:t>
      </w:r>
      <w:hyperlink r:id="rId18" w:history="1">
        <w:r w:rsidR="00737F4C" w:rsidRPr="00937A8F">
          <w:rPr>
            <w:rStyle w:val="Hyperlink"/>
            <w:rFonts w:ascii="Segoe UI" w:eastAsia="Times New Roman" w:hAnsi="Segoe UI" w:cs="Segoe UI"/>
            <w:sz w:val="21"/>
            <w:szCs w:val="21"/>
          </w:rPr>
          <w:t xml:space="preserve">Protégé </w:t>
        </w:r>
        <w:r w:rsidRPr="00937A8F">
          <w:rPr>
            <w:rStyle w:val="Hyperlink"/>
            <w:rFonts w:ascii="Segoe UI" w:eastAsia="Times New Roman" w:hAnsi="Segoe UI" w:cs="Segoe UI"/>
            <w:sz w:val="21"/>
            <w:szCs w:val="21"/>
          </w:rPr>
          <w:t>application</w:t>
        </w:r>
      </w:hyperlink>
      <w:r>
        <w:rPr>
          <w:rFonts w:ascii="Segoe UI" w:eastAsia="Times New Roman" w:hAnsi="Segoe UI" w:cs="Segoe UI"/>
          <w:sz w:val="21"/>
          <w:szCs w:val="21"/>
        </w:rPr>
        <w:t xml:space="preserve"> </w:t>
      </w:r>
      <w:r w:rsidR="00737F4C">
        <w:rPr>
          <w:rFonts w:ascii="Segoe UI" w:eastAsia="Times New Roman" w:hAnsi="Segoe UI" w:cs="Segoe UI"/>
          <w:sz w:val="21"/>
          <w:szCs w:val="21"/>
        </w:rPr>
        <w:t xml:space="preserve">provides excellent immediate feedback on whether </w:t>
      </w:r>
      <w:r w:rsidR="00CE1DEC">
        <w:rPr>
          <w:rFonts w:ascii="Segoe UI" w:eastAsia="Times New Roman" w:hAnsi="Segoe UI" w:cs="Segoe UI"/>
          <w:sz w:val="21"/>
          <w:szCs w:val="21"/>
        </w:rPr>
        <w:t>such rule</w:t>
      </w:r>
      <w:r w:rsidR="00737F4C">
        <w:rPr>
          <w:rFonts w:ascii="Segoe UI" w:eastAsia="Times New Roman" w:hAnsi="Segoe UI" w:cs="Segoe UI"/>
          <w:sz w:val="21"/>
          <w:szCs w:val="21"/>
        </w:rPr>
        <w:t xml:space="preserve"> structures </w:t>
      </w:r>
      <w:r w:rsidR="00CE1DEC">
        <w:rPr>
          <w:rFonts w:ascii="Segoe UI" w:eastAsia="Times New Roman" w:hAnsi="Segoe UI" w:cs="Segoe UI"/>
          <w:sz w:val="21"/>
          <w:szCs w:val="21"/>
        </w:rPr>
        <w:t>meet validity requirements.</w:t>
      </w:r>
      <w:r w:rsidR="00204101">
        <w:rPr>
          <w:rFonts w:ascii="Segoe UI" w:eastAsia="Times New Roman" w:hAnsi="Segoe UI" w:cs="Segoe UI"/>
          <w:sz w:val="21"/>
          <w:szCs w:val="21"/>
        </w:rPr>
        <w:t xml:space="preserve">  A validation stylesheet </w:t>
      </w:r>
      <w:r w:rsidR="00C967BA">
        <w:rPr>
          <w:rFonts w:ascii="Segoe UI" w:eastAsia="Times New Roman" w:hAnsi="Segoe UI" w:cs="Segoe UI"/>
          <w:sz w:val="21"/>
          <w:szCs w:val="21"/>
        </w:rPr>
        <w:t>provides further consistency</w:t>
      </w:r>
      <w:r w:rsidR="00204101">
        <w:rPr>
          <w:rFonts w:ascii="Segoe UI" w:eastAsia="Times New Roman" w:hAnsi="Segoe UI" w:cs="Segoe UI"/>
          <w:sz w:val="21"/>
          <w:szCs w:val="21"/>
        </w:rPr>
        <w:t xml:space="preserve"> checking of the ontology for completeness and consistency.  Future work includes exploration of Shapes Constraint Language (SHACL) for even-deeper validation of semantic relationships.</w:t>
      </w:r>
    </w:p>
    <w:p w14:paraId="3BEA962C" w14:textId="2B0C23DB" w:rsidR="00636975" w:rsidRPr="006D016D" w:rsidRDefault="00636975" w:rsidP="006D016D">
      <w:pPr>
        <w:pStyle w:val="ListParagraph"/>
        <w:numPr>
          <w:ilvl w:val="0"/>
          <w:numId w:val="3"/>
        </w:numPr>
        <w:spacing w:before="100" w:beforeAutospacing="1" w:after="100" w:afterAutospacing="1" w:line="240" w:lineRule="auto"/>
        <w:outlineLvl w:val="2"/>
        <w:rPr>
          <w:rFonts w:ascii="Segoe UI" w:eastAsia="Times New Roman" w:hAnsi="Segoe UI" w:cs="Segoe UI"/>
          <w:b/>
          <w:bCs/>
          <w:sz w:val="21"/>
          <w:szCs w:val="21"/>
        </w:rPr>
      </w:pPr>
      <w:r w:rsidRPr="006D016D">
        <w:rPr>
          <w:rFonts w:ascii="Segoe UI" w:eastAsia="Times New Roman" w:hAnsi="Segoe UI" w:cs="Segoe UI"/>
          <w:b/>
          <w:bCs/>
          <w:sz w:val="21"/>
          <w:szCs w:val="21"/>
        </w:rPr>
        <w:t>Ontology structur</w:t>
      </w:r>
      <w:r w:rsidR="000F7D9D">
        <w:rPr>
          <w:rFonts w:ascii="Segoe UI" w:eastAsia="Times New Roman" w:hAnsi="Segoe UI" w:cs="Segoe UI"/>
          <w:b/>
          <w:bCs/>
          <w:sz w:val="21"/>
          <w:szCs w:val="21"/>
        </w:rPr>
        <w:t xml:space="preserve">al design and </w:t>
      </w:r>
      <w:r w:rsidR="00C967BA">
        <w:rPr>
          <w:rFonts w:ascii="Segoe UI" w:eastAsia="Times New Roman" w:hAnsi="Segoe UI" w:cs="Segoe UI"/>
          <w:b/>
          <w:bCs/>
          <w:sz w:val="21"/>
          <w:szCs w:val="21"/>
        </w:rPr>
        <w:t xml:space="preserve">Semantic Web </w:t>
      </w:r>
      <w:r w:rsidR="0085433C">
        <w:rPr>
          <w:rFonts w:ascii="Segoe UI" w:eastAsia="Times New Roman" w:hAnsi="Segoe UI" w:cs="Segoe UI"/>
          <w:b/>
          <w:bCs/>
          <w:sz w:val="21"/>
          <w:szCs w:val="21"/>
        </w:rPr>
        <w:t>results</w:t>
      </w:r>
    </w:p>
    <w:p w14:paraId="4F0174A0" w14:textId="59D60FCD" w:rsidR="007E5FB1" w:rsidRDefault="007E5FB1" w:rsidP="007E5FB1">
      <w:pPr>
        <w:keepNext/>
        <w:keepLines/>
        <w:rPr>
          <w:rFonts w:ascii="Segoe UI" w:eastAsia="Times New Roman" w:hAnsi="Segoe UI" w:cs="Segoe UI"/>
          <w:sz w:val="21"/>
          <w:szCs w:val="21"/>
        </w:rPr>
      </w:pPr>
      <w:r>
        <w:rPr>
          <w:rFonts w:ascii="Segoe UI" w:eastAsia="Times New Roman" w:hAnsi="Segoe UI" w:cs="Segoe UI"/>
          <w:sz w:val="21"/>
          <w:szCs w:val="21"/>
        </w:rPr>
        <w:t xml:space="preserve">Work constructing this ontology proceeded with four Ph.D. students studying Semantic Web, proceeding together to refine naming and design rules for clarity and consistency.  Mostly similar to (but sometimes different from) object-oriented model design, incremental development and refinement was essential.  This was a good activity further exercising our ability to express concepts clearly and succinctly in accordance with Web Ontology Language (OWL) and related standards by World Wide Web Consortium (W3C).  </w:t>
      </w:r>
    </w:p>
    <w:p w14:paraId="04A994E2" w14:textId="1C89013E" w:rsidR="007E5FB1" w:rsidRDefault="007E5FB1" w:rsidP="007E5FB1">
      <w:pPr>
        <w:keepNext/>
        <w:keepLines/>
        <w:rPr>
          <w:rFonts w:ascii="Segoe UI" w:eastAsia="Times New Roman" w:hAnsi="Segoe UI" w:cs="Segoe UI"/>
          <w:sz w:val="21"/>
          <w:szCs w:val="21"/>
        </w:rPr>
      </w:pPr>
      <w:r>
        <w:rPr>
          <w:rFonts w:ascii="Segoe UI" w:eastAsia="Times New Roman" w:hAnsi="Segoe UI" w:cs="Segoe UI"/>
          <w:sz w:val="21"/>
          <w:szCs w:val="21"/>
        </w:rPr>
        <w:t>Numerous concerns pertain for declarative mission design and eventual composable Semantic Web query.  Our primary guiding reference:</w:t>
      </w:r>
    </w:p>
    <w:p w14:paraId="78C164B6" w14:textId="77777777" w:rsidR="007E5FB1" w:rsidRDefault="007E5FB1" w:rsidP="007E5FB1">
      <w:pPr>
        <w:pStyle w:val="ListParagraph"/>
        <w:keepNext/>
        <w:keepLines/>
        <w:numPr>
          <w:ilvl w:val="0"/>
          <w:numId w:val="2"/>
        </w:numPr>
        <w:rPr>
          <w:rFonts w:ascii="Segoe UI" w:eastAsia="Times New Roman" w:hAnsi="Segoe UI" w:cs="Segoe UI"/>
          <w:sz w:val="21"/>
          <w:szCs w:val="21"/>
        </w:rPr>
      </w:pPr>
      <w:r>
        <w:rPr>
          <w:rFonts w:ascii="Segoe UI" w:eastAsia="Times New Roman" w:hAnsi="Segoe UI" w:cs="Segoe UI"/>
          <w:sz w:val="21"/>
          <w:szCs w:val="21"/>
        </w:rPr>
        <w:t xml:space="preserve">Dean Allemang, James Hendler, and Fabien Gandon, </w:t>
      </w:r>
      <w:r w:rsidRPr="003F789F">
        <w:rPr>
          <w:rFonts w:ascii="Segoe UI" w:eastAsia="Times New Roman" w:hAnsi="Segoe UI" w:cs="Segoe UI"/>
          <w:i/>
          <w:iCs/>
          <w:sz w:val="21"/>
          <w:szCs w:val="21"/>
        </w:rPr>
        <w:t>Semantic Web for the Working Ontologist: Effective Modeling for Linked Data, RDFS, and OWL</w:t>
      </w:r>
      <w:r>
        <w:rPr>
          <w:rFonts w:ascii="Segoe UI" w:eastAsia="Times New Roman" w:hAnsi="Segoe UI" w:cs="Segoe UI"/>
          <w:sz w:val="21"/>
          <w:szCs w:val="21"/>
        </w:rPr>
        <w:t xml:space="preserve">, ACM Books, third edition, 2020.  </w:t>
      </w:r>
      <w:hyperlink r:id="rId19" w:history="1">
        <w:r w:rsidRPr="00FD2674">
          <w:rPr>
            <w:rStyle w:val="Hyperlink"/>
            <w:rFonts w:ascii="Segoe UI" w:eastAsia="Times New Roman" w:hAnsi="Segoe UI" w:cs="Segoe UI"/>
            <w:sz w:val="21"/>
            <w:szCs w:val="21"/>
          </w:rPr>
          <w:t>https://dl.acm.org/doi/book/10.1145/3382097</w:t>
        </w:r>
      </w:hyperlink>
      <w:r>
        <w:rPr>
          <w:rFonts w:ascii="Segoe UI" w:eastAsia="Times New Roman" w:hAnsi="Segoe UI" w:cs="Segoe UI"/>
          <w:sz w:val="21"/>
          <w:szCs w:val="21"/>
        </w:rPr>
        <w:t xml:space="preserve"> </w:t>
      </w:r>
    </w:p>
    <w:p w14:paraId="318FE449" w14:textId="50DD4591" w:rsidR="00636975" w:rsidRPr="00636975" w:rsidRDefault="00636975" w:rsidP="00636975">
      <w:pPr>
        <w:spacing w:after="0" w:line="240" w:lineRule="auto"/>
        <w:rPr>
          <w:rFonts w:ascii="Segoe UI" w:eastAsia="Times New Roman" w:hAnsi="Segoe UI" w:cs="Segoe UI"/>
          <w:sz w:val="21"/>
          <w:szCs w:val="21"/>
        </w:rPr>
      </w:pPr>
      <w:r w:rsidRPr="00636975">
        <w:rPr>
          <w:rFonts w:ascii="Segoe UI" w:eastAsia="Times New Roman" w:hAnsi="Segoe UI" w:cs="Segoe UI"/>
          <w:sz w:val="21"/>
          <w:szCs w:val="21"/>
        </w:rPr>
        <w:t>The following excerpts show naming</w:t>
      </w:r>
      <w:r w:rsidR="007E5FB1">
        <w:rPr>
          <w:rFonts w:ascii="Segoe UI" w:eastAsia="Times New Roman" w:hAnsi="Segoe UI" w:cs="Segoe UI"/>
          <w:sz w:val="21"/>
          <w:szCs w:val="21"/>
        </w:rPr>
        <w:t>-c</w:t>
      </w:r>
      <w:r w:rsidRPr="00636975">
        <w:rPr>
          <w:rFonts w:ascii="Segoe UI" w:eastAsia="Times New Roman" w:hAnsi="Segoe UI" w:cs="Segoe UI"/>
          <w:sz w:val="21"/>
          <w:szCs w:val="21"/>
        </w:rPr>
        <w:t>onvention</w:t>
      </w:r>
      <w:r w:rsidR="007E5FB1" w:rsidRPr="007E5FB1">
        <w:rPr>
          <w:rFonts w:ascii="Segoe UI" w:eastAsia="Times New Roman" w:hAnsi="Segoe UI" w:cs="Segoe UI"/>
          <w:sz w:val="21"/>
          <w:szCs w:val="21"/>
        </w:rPr>
        <w:t xml:space="preserve"> </w:t>
      </w:r>
      <w:r w:rsidR="007E5FB1" w:rsidRPr="00636975">
        <w:rPr>
          <w:rFonts w:ascii="Segoe UI" w:eastAsia="Times New Roman" w:hAnsi="Segoe UI" w:cs="Segoe UI"/>
          <w:sz w:val="21"/>
          <w:szCs w:val="21"/>
        </w:rPr>
        <w:t xml:space="preserve">examples </w:t>
      </w:r>
      <w:r w:rsidRPr="00636975">
        <w:rPr>
          <w:rFonts w:ascii="Segoe UI" w:eastAsia="Times New Roman" w:hAnsi="Segoe UI" w:cs="Segoe UI"/>
          <w:sz w:val="21"/>
          <w:szCs w:val="21"/>
        </w:rPr>
        <w:t xml:space="preserve">using </w:t>
      </w:r>
      <w:r w:rsidR="000A682F">
        <w:rPr>
          <w:rFonts w:ascii="Segoe UI" w:eastAsia="Times New Roman" w:hAnsi="Segoe UI" w:cs="Segoe UI"/>
          <w:sz w:val="21"/>
          <w:szCs w:val="21"/>
        </w:rPr>
        <w:t>DADM</w:t>
      </w:r>
      <w:r w:rsidRPr="00636975">
        <w:rPr>
          <w:rFonts w:ascii="Segoe UI" w:eastAsia="Times New Roman" w:hAnsi="Segoe UI" w:cs="Segoe UI"/>
          <w:sz w:val="21"/>
          <w:szCs w:val="21"/>
        </w:rPr>
        <w:t xml:space="preserve"> categories and risk elements.</w:t>
      </w:r>
    </w:p>
    <w:p w14:paraId="5D714AFD" w14:textId="6CBC317A" w:rsidR="00463D6E" w:rsidRPr="00636975" w:rsidRDefault="00463D6E" w:rsidP="00463D6E">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Define unique ontology classes for </w:t>
      </w:r>
      <w:r w:rsidRPr="00636975">
        <w:rPr>
          <w:rFonts w:ascii="Segoe UI" w:eastAsia="Times New Roman" w:hAnsi="Segoe UI" w:cs="Segoe UI"/>
          <w:b/>
          <w:bCs/>
          <w:sz w:val="21"/>
          <w:szCs w:val="21"/>
        </w:rPr>
        <w:t>565 consolidated risk elements</w:t>
      </w:r>
      <w:r w:rsidRPr="00636975">
        <w:rPr>
          <w:rFonts w:ascii="Segoe UI" w:eastAsia="Times New Roman" w:hAnsi="Segoe UI" w:cs="Segoe UI"/>
          <w:sz w:val="21"/>
          <w:szCs w:val="21"/>
        </w:rPr>
        <w:t xml:space="preserve">, consolidated and distilled from </w:t>
      </w:r>
      <w:r w:rsidRPr="00636975">
        <w:rPr>
          <w:rFonts w:ascii="Segoe UI" w:eastAsia="Times New Roman" w:hAnsi="Segoe UI" w:cs="Segoe UI"/>
          <w:b/>
          <w:bCs/>
          <w:sz w:val="21"/>
          <w:szCs w:val="21"/>
        </w:rPr>
        <w:t>4641 diverse risk elements</w:t>
      </w:r>
      <w:r w:rsidRPr="00636975">
        <w:rPr>
          <w:rFonts w:ascii="Segoe UI" w:eastAsia="Times New Roman" w:hAnsi="Segoe UI" w:cs="Segoe UI"/>
          <w:sz w:val="21"/>
          <w:szCs w:val="21"/>
        </w:rPr>
        <w:t xml:space="preserve"> originally reported by a large number of real-world programs</w:t>
      </w:r>
      <w:r>
        <w:rPr>
          <w:rFonts w:ascii="Segoe UI" w:eastAsia="Times New Roman" w:hAnsi="Segoe UI" w:cs="Segoe UI"/>
          <w:b/>
          <w:bCs/>
          <w:sz w:val="21"/>
          <w:szCs w:val="21"/>
        </w:rPr>
        <w:t>.</w:t>
      </w:r>
    </w:p>
    <w:p w14:paraId="34338EE5" w14:textId="6DBE7A0E" w:rsidR="00286CCE" w:rsidRPr="00286CCE" w:rsidRDefault="00286CCE" w:rsidP="00636975">
      <w:pPr>
        <w:numPr>
          <w:ilvl w:val="0"/>
          <w:numId w:val="2"/>
        </w:numPr>
        <w:spacing w:before="100" w:beforeAutospacing="1" w:after="100" w:afterAutospacing="1" w:line="240" w:lineRule="auto"/>
        <w:rPr>
          <w:rFonts w:ascii="Segoe UI" w:eastAsia="Times New Roman" w:hAnsi="Segoe UI" w:cs="Segoe UI"/>
          <w:sz w:val="21"/>
          <w:szCs w:val="21"/>
        </w:rPr>
      </w:pPr>
      <w:r w:rsidRPr="00286CCE">
        <w:rPr>
          <w:rFonts w:ascii="Segoe UI" w:eastAsia="Times New Roman" w:hAnsi="Segoe UI" w:cs="Segoe UI"/>
        </w:rPr>
        <w:t>Class</w:t>
      </w:r>
      <w:r w:rsidR="00937A8F">
        <w:rPr>
          <w:rFonts w:ascii="Segoe UI" w:eastAsia="Times New Roman" w:hAnsi="Segoe UI" w:cs="Segoe UI"/>
        </w:rPr>
        <w:t xml:space="preserve"> names </w:t>
      </w:r>
      <w:r>
        <w:rPr>
          <w:rFonts w:ascii="Segoe UI" w:eastAsia="Times New Roman" w:hAnsi="Segoe UI" w:cs="Segoe UI"/>
        </w:rPr>
        <w:t xml:space="preserve">are terse, while </w:t>
      </w:r>
      <w:proofErr w:type="spellStart"/>
      <w:proofErr w:type="gramStart"/>
      <w:r w:rsidR="00937A8F">
        <w:rPr>
          <w:rFonts w:ascii="Segoe UI" w:eastAsia="Times New Roman" w:hAnsi="Segoe UI" w:cs="Segoe UI"/>
        </w:rPr>
        <w:t>rdfs:label</w:t>
      </w:r>
      <w:proofErr w:type="spellEnd"/>
      <w:proofErr w:type="gramEnd"/>
      <w:r w:rsidR="00937A8F">
        <w:rPr>
          <w:rFonts w:ascii="Segoe UI" w:eastAsia="Times New Roman" w:hAnsi="Segoe UI" w:cs="Segoe UI"/>
        </w:rPr>
        <w:t xml:space="preserve"> entries</w:t>
      </w:r>
      <w:r>
        <w:rPr>
          <w:rFonts w:ascii="Segoe UI" w:eastAsia="Times New Roman" w:hAnsi="Segoe UI" w:cs="Segoe UI"/>
        </w:rPr>
        <w:t xml:space="preserve"> are more verbose</w:t>
      </w:r>
      <w:r w:rsidR="00D14A1F">
        <w:rPr>
          <w:rFonts w:ascii="Segoe UI" w:eastAsia="Times New Roman" w:hAnsi="Segoe UI" w:cs="Segoe UI"/>
        </w:rPr>
        <w:t xml:space="preserve">.  This </w:t>
      </w:r>
      <w:r w:rsidR="00937A8F">
        <w:rPr>
          <w:rFonts w:ascii="Segoe UI" w:eastAsia="Times New Roman" w:hAnsi="Segoe UI" w:cs="Segoe UI"/>
        </w:rPr>
        <w:t>match</w:t>
      </w:r>
      <w:r>
        <w:rPr>
          <w:rFonts w:ascii="Segoe UI" w:eastAsia="Times New Roman" w:hAnsi="Segoe UI" w:cs="Segoe UI"/>
        </w:rPr>
        <w:t>es</w:t>
      </w:r>
      <w:r w:rsidR="00937A8F">
        <w:rPr>
          <w:rFonts w:ascii="Segoe UI" w:eastAsia="Times New Roman" w:hAnsi="Segoe UI" w:cs="Segoe UI"/>
        </w:rPr>
        <w:t xml:space="preserve"> </w:t>
      </w:r>
      <w:r w:rsidR="003F789F">
        <w:rPr>
          <w:rFonts w:ascii="Segoe UI" w:eastAsia="Times New Roman" w:hAnsi="Segoe UI" w:cs="Segoe UI"/>
        </w:rPr>
        <w:t xml:space="preserve">OWL </w:t>
      </w:r>
      <w:r w:rsidR="00D14A1F">
        <w:rPr>
          <w:rFonts w:ascii="Segoe UI" w:eastAsia="Times New Roman" w:hAnsi="Segoe UI" w:cs="Segoe UI"/>
        </w:rPr>
        <w:t xml:space="preserve">best </w:t>
      </w:r>
      <w:r w:rsidR="003F789F">
        <w:rPr>
          <w:rFonts w:ascii="Segoe UI" w:eastAsia="Times New Roman" w:hAnsi="Segoe UI" w:cs="Segoe UI"/>
        </w:rPr>
        <w:t>practice</w:t>
      </w:r>
      <w:r w:rsidR="00D14A1F">
        <w:rPr>
          <w:rFonts w:ascii="Segoe UI" w:eastAsia="Times New Roman" w:hAnsi="Segoe UI" w:cs="Segoe UI"/>
        </w:rPr>
        <w:t xml:space="preserve">s for internationalization (I18N) of explanatory </w:t>
      </w:r>
      <w:proofErr w:type="spellStart"/>
      <w:proofErr w:type="gramStart"/>
      <w:r>
        <w:rPr>
          <w:rFonts w:ascii="Segoe UI" w:eastAsia="Times New Roman" w:hAnsi="Segoe UI" w:cs="Segoe UI"/>
        </w:rPr>
        <w:t>rdfs:</w:t>
      </w:r>
      <w:r w:rsidR="00D14A1F">
        <w:rPr>
          <w:rFonts w:ascii="Segoe UI" w:eastAsia="Times New Roman" w:hAnsi="Segoe UI" w:cs="Segoe UI"/>
        </w:rPr>
        <w:t>label</w:t>
      </w:r>
      <w:proofErr w:type="spellEnd"/>
      <w:proofErr w:type="gramEnd"/>
      <w:r>
        <w:rPr>
          <w:rFonts w:ascii="Segoe UI" w:eastAsia="Times New Roman" w:hAnsi="Segoe UI" w:cs="Segoe UI"/>
        </w:rPr>
        <w:t xml:space="preserve"> value</w:t>
      </w:r>
      <w:r w:rsidR="00D14A1F">
        <w:rPr>
          <w:rFonts w:ascii="Segoe UI" w:eastAsia="Times New Roman" w:hAnsi="Segoe UI" w:cs="Segoe UI"/>
        </w:rPr>
        <w:t xml:space="preserve">s, permitting consistent syntactical/semantic validation by all Semantic Web tools with corresponding tooltip hints in </w:t>
      </w:r>
      <w:r>
        <w:rPr>
          <w:rFonts w:ascii="Segoe UI" w:eastAsia="Times New Roman" w:hAnsi="Segoe UI" w:cs="Segoe UI"/>
        </w:rPr>
        <w:t xml:space="preserve"> the </w:t>
      </w:r>
      <w:r w:rsidR="00D14A1F">
        <w:rPr>
          <w:rFonts w:ascii="Segoe UI" w:eastAsia="Times New Roman" w:hAnsi="Segoe UI" w:cs="Segoe UI"/>
        </w:rPr>
        <w:t>appropriate language for human end user</w:t>
      </w:r>
      <w:r>
        <w:rPr>
          <w:rFonts w:ascii="Segoe UI" w:eastAsia="Times New Roman" w:hAnsi="Segoe UI" w:cs="Segoe UI"/>
        </w:rPr>
        <w:t>s</w:t>
      </w:r>
      <w:r w:rsidR="00D14A1F">
        <w:rPr>
          <w:rFonts w:ascii="Segoe UI" w:eastAsia="Times New Roman" w:hAnsi="Segoe UI" w:cs="Segoe UI"/>
        </w:rPr>
        <w:t xml:space="preserve"> (English, French, German, Polish, Ukrainian, Korean, Japanese, and so forth)</w:t>
      </w:r>
      <w:r w:rsidR="003F789F">
        <w:rPr>
          <w:rFonts w:ascii="Segoe UI" w:eastAsia="Times New Roman" w:hAnsi="Segoe UI" w:cs="Segoe UI"/>
        </w:rPr>
        <w:t>.</w:t>
      </w:r>
      <w:r>
        <w:rPr>
          <w:rFonts w:ascii="Segoe UI" w:eastAsia="Times New Roman" w:hAnsi="Segoe UI" w:cs="Segoe UI"/>
        </w:rPr>
        <w:t xml:space="preserve"> Each </w:t>
      </w:r>
      <w:proofErr w:type="spellStart"/>
      <w:proofErr w:type="gramStart"/>
      <w:r>
        <w:rPr>
          <w:rFonts w:ascii="Segoe UI" w:eastAsia="Times New Roman" w:hAnsi="Segoe UI" w:cs="Segoe UI"/>
        </w:rPr>
        <w:t>rdfs:label</w:t>
      </w:r>
      <w:proofErr w:type="spellEnd"/>
      <w:proofErr w:type="gramEnd"/>
      <w:r>
        <w:rPr>
          <w:rFonts w:ascii="Segoe UI" w:eastAsia="Times New Roman" w:hAnsi="Segoe UI" w:cs="Segoe UI"/>
        </w:rPr>
        <w:t xml:space="preserve"> starts with same name to avoid ambiguity.</w:t>
      </w:r>
    </w:p>
    <w:p w14:paraId="2DC02985" w14:textId="38FDC274" w:rsidR="00937A8F" w:rsidRPr="00937A8F" w:rsidRDefault="00286CCE" w:rsidP="00636975">
      <w:pPr>
        <w:numPr>
          <w:ilvl w:val="0"/>
          <w:numId w:val="2"/>
        </w:num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rPr>
        <w:t xml:space="preserve">Example: class </w:t>
      </w:r>
      <w:r w:rsidRPr="00286CCE">
        <w:rPr>
          <w:rFonts w:ascii="Segoe UI" w:eastAsia="Times New Roman" w:hAnsi="Segoe UI" w:cs="Segoe UI"/>
          <w:b/>
          <w:bCs/>
        </w:rPr>
        <w:t>DADM01</w:t>
      </w:r>
      <w:r>
        <w:rPr>
          <w:rFonts w:ascii="Segoe UI" w:eastAsia="Times New Roman" w:hAnsi="Segoe UI" w:cs="Segoe UI"/>
        </w:rPr>
        <w:t xml:space="preserve"> has </w:t>
      </w:r>
      <w:proofErr w:type="spellStart"/>
      <w:proofErr w:type="gramStart"/>
      <w:r>
        <w:rPr>
          <w:rFonts w:ascii="Segoe UI" w:eastAsia="Times New Roman" w:hAnsi="Segoe UI" w:cs="Segoe UI"/>
        </w:rPr>
        <w:t>rdfs:label</w:t>
      </w:r>
      <w:proofErr w:type="spellEnd"/>
      <w:proofErr w:type="gramEnd"/>
      <w:r>
        <w:rPr>
          <w:rFonts w:ascii="Segoe UI" w:eastAsia="Times New Roman" w:hAnsi="Segoe UI" w:cs="Segoe UI"/>
        </w:rPr>
        <w:t xml:space="preserve"> </w:t>
      </w:r>
      <w:r w:rsidRPr="00286CCE">
        <w:rPr>
          <w:rFonts w:ascii="Segoe UI" w:eastAsia="Times New Roman" w:hAnsi="Segoe UI" w:cs="Segoe UI"/>
          <w:b/>
          <w:bCs/>
        </w:rPr>
        <w:t>DADM01_StandardSemanticsConcepts</w:t>
      </w:r>
    </w:p>
    <w:p w14:paraId="7835973D" w14:textId="7748FC6E" w:rsidR="00636975" w:rsidRPr="00636975" w:rsidRDefault="00636975" w:rsidP="006D016D">
      <w:pPr>
        <w:numPr>
          <w:ilvl w:val="0"/>
          <w:numId w:val="2"/>
        </w:numPr>
        <w:tabs>
          <w:tab w:val="left" w:pos="3150"/>
        </w:tabs>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rPr>
        <w:lastRenderedPageBreak/>
        <w:t>Prefix taxonomy terms</w:t>
      </w:r>
      <w:r w:rsidR="00463D6E">
        <w:rPr>
          <w:rFonts w:ascii="Segoe UI" w:eastAsia="Times New Roman" w:hAnsi="Segoe UI" w:cs="Segoe UI"/>
        </w:rPr>
        <w:t>:</w:t>
      </w:r>
      <w:r w:rsidR="00463D6E">
        <w:rPr>
          <w:rFonts w:ascii="Segoe UI" w:eastAsia="Times New Roman" w:hAnsi="Segoe UI" w:cs="Segoe UI"/>
        </w:rPr>
        <w:tab/>
      </w:r>
      <w:r w:rsidR="000A682F">
        <w:rPr>
          <w:rFonts w:ascii="Segoe UI" w:eastAsia="Times New Roman" w:hAnsi="Segoe UI" w:cs="Segoe UI"/>
          <w:b/>
          <w:bCs/>
        </w:rPr>
        <w:t>DADM</w:t>
      </w:r>
      <w:r w:rsidRPr="00636975">
        <w:rPr>
          <w:rFonts w:ascii="Segoe UI" w:eastAsia="Times New Roman" w:hAnsi="Segoe UI" w:cs="Segoe UI"/>
          <w:b/>
          <w:bCs/>
        </w:rPr>
        <w:t>02_ContinuityLegalAccountability</w:t>
      </w:r>
    </w:p>
    <w:p w14:paraId="3AF7ED61" w14:textId="329E69B1" w:rsidR="00636975" w:rsidRPr="00636975" w:rsidRDefault="00636975" w:rsidP="006D016D">
      <w:pPr>
        <w:numPr>
          <w:ilvl w:val="0"/>
          <w:numId w:val="2"/>
        </w:numPr>
        <w:tabs>
          <w:tab w:val="left" w:pos="3150"/>
        </w:tabs>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Prefix subcategory terms</w:t>
      </w:r>
      <w:r w:rsidR="00463D6E">
        <w:rPr>
          <w:rFonts w:ascii="Segoe UI" w:eastAsia="Times New Roman" w:hAnsi="Segoe UI" w:cs="Segoe UI"/>
        </w:rPr>
        <w:t>:</w:t>
      </w:r>
      <w:r w:rsidR="00463D6E">
        <w:rPr>
          <w:rFonts w:ascii="Segoe UI" w:eastAsia="Times New Roman" w:hAnsi="Segoe UI" w:cs="Segoe UI"/>
        </w:rPr>
        <w:tab/>
      </w:r>
      <w:r w:rsidR="000A682F">
        <w:rPr>
          <w:rFonts w:ascii="Segoe UI" w:eastAsia="Times New Roman" w:hAnsi="Segoe UI" w:cs="Segoe UI"/>
          <w:b/>
          <w:bCs/>
          <w:sz w:val="21"/>
          <w:szCs w:val="21"/>
        </w:rPr>
        <w:t>DADM</w:t>
      </w:r>
      <w:r w:rsidRPr="00636975">
        <w:rPr>
          <w:rFonts w:ascii="Segoe UI" w:eastAsia="Times New Roman" w:hAnsi="Segoe UI" w:cs="Segoe UI"/>
          <w:b/>
          <w:bCs/>
          <w:sz w:val="21"/>
          <w:szCs w:val="21"/>
        </w:rPr>
        <w:t>02.1_PreOperationalPhaseConsiderations</w:t>
      </w:r>
    </w:p>
    <w:p w14:paraId="545A8392" w14:textId="595D498F" w:rsidR="00636975" w:rsidRPr="00636975" w:rsidRDefault="00636975" w:rsidP="006D016D">
      <w:pPr>
        <w:numPr>
          <w:ilvl w:val="0"/>
          <w:numId w:val="2"/>
        </w:numPr>
        <w:tabs>
          <w:tab w:val="left" w:pos="3150"/>
        </w:tabs>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Prefix risk elements</w:t>
      </w:r>
      <w:r w:rsidR="00463D6E">
        <w:rPr>
          <w:rFonts w:ascii="Segoe UI" w:eastAsia="Times New Roman" w:hAnsi="Segoe UI" w:cs="Segoe UI"/>
        </w:rPr>
        <w:t xml:space="preserve">:  </w:t>
      </w:r>
      <w:r w:rsidR="00463D6E">
        <w:rPr>
          <w:rFonts w:ascii="Segoe UI" w:eastAsia="Times New Roman" w:hAnsi="Segoe UI" w:cs="Segoe UI"/>
          <w:sz w:val="21"/>
          <w:szCs w:val="21"/>
        </w:rPr>
        <w:tab/>
      </w:r>
      <w:r w:rsidRPr="00636975">
        <w:rPr>
          <w:rFonts w:ascii="Segoe UI" w:eastAsia="Times New Roman" w:hAnsi="Segoe UI" w:cs="Segoe UI"/>
          <w:b/>
          <w:bCs/>
          <w:sz w:val="21"/>
          <w:szCs w:val="21"/>
        </w:rPr>
        <w:t>RE02.1a_SpatialTemporalAccountabilityGaps</w:t>
      </w:r>
    </w:p>
    <w:p w14:paraId="2F765002" w14:textId="77777777" w:rsidR="00636975" w:rsidRP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Underscore character _ is separator between referential prefix and term name, providing unique readable long-form identifiers,</w:t>
      </w:r>
    </w:p>
    <w:p w14:paraId="68E819A4" w14:textId="1020A979" w:rsidR="00636975" w:rsidRP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Prefix term saved as </w:t>
      </w:r>
      <w:proofErr w:type="spellStart"/>
      <w:proofErr w:type="gramStart"/>
      <w:r w:rsidRPr="00636975">
        <w:rPr>
          <w:rFonts w:ascii="Segoe UI" w:eastAsia="Times New Roman" w:hAnsi="Segoe UI" w:cs="Segoe UI"/>
          <w:i/>
          <w:iCs/>
          <w:sz w:val="21"/>
          <w:szCs w:val="21"/>
        </w:rPr>
        <w:t>rdfs:label</w:t>
      </w:r>
      <w:proofErr w:type="spellEnd"/>
      <w:proofErr w:type="gramEnd"/>
      <w:r w:rsidRPr="00636975">
        <w:rPr>
          <w:rFonts w:ascii="Segoe UI" w:eastAsia="Times New Roman" w:hAnsi="Segoe UI" w:cs="Segoe UI"/>
          <w:sz w:val="21"/>
          <w:szCs w:val="21"/>
        </w:rPr>
        <w:t xml:space="preserve"> as tooltip, e.g. </w:t>
      </w:r>
      <w:r w:rsidR="000A682F">
        <w:rPr>
          <w:rFonts w:ascii="Segoe UI" w:eastAsia="Times New Roman" w:hAnsi="Segoe UI" w:cs="Segoe UI"/>
          <w:b/>
          <w:bCs/>
          <w:sz w:val="21"/>
          <w:szCs w:val="21"/>
        </w:rPr>
        <w:t>DADM</w:t>
      </w:r>
      <w:r w:rsidRPr="00636975">
        <w:rPr>
          <w:rFonts w:ascii="Segoe UI" w:eastAsia="Times New Roman" w:hAnsi="Segoe UI" w:cs="Segoe UI"/>
          <w:b/>
          <w:bCs/>
          <w:sz w:val="21"/>
          <w:szCs w:val="21"/>
        </w:rPr>
        <w:t>02</w:t>
      </w:r>
      <w:r w:rsidRPr="00636975">
        <w:rPr>
          <w:rFonts w:ascii="Segoe UI" w:eastAsia="Times New Roman" w:hAnsi="Segoe UI" w:cs="Segoe UI"/>
          <w:sz w:val="21"/>
          <w:szCs w:val="21"/>
        </w:rPr>
        <w:t xml:space="preserve">, </w:t>
      </w:r>
      <w:r w:rsidR="000A682F">
        <w:rPr>
          <w:rFonts w:ascii="Segoe UI" w:eastAsia="Times New Roman" w:hAnsi="Segoe UI" w:cs="Segoe UI"/>
          <w:b/>
          <w:bCs/>
          <w:sz w:val="21"/>
          <w:szCs w:val="21"/>
        </w:rPr>
        <w:t>M</w:t>
      </w:r>
      <w:r w:rsidR="000A682F" w:rsidRPr="00636975">
        <w:rPr>
          <w:rFonts w:ascii="Segoe UI" w:eastAsia="Times New Roman" w:hAnsi="Segoe UI" w:cs="Segoe UI"/>
          <w:b/>
          <w:bCs/>
          <w:sz w:val="21"/>
          <w:szCs w:val="21"/>
        </w:rPr>
        <w:t>02</w:t>
      </w:r>
      <w:r w:rsidRPr="00636975">
        <w:rPr>
          <w:rFonts w:ascii="Segoe UI" w:eastAsia="Times New Roman" w:hAnsi="Segoe UI" w:cs="Segoe UI"/>
          <w:b/>
          <w:bCs/>
          <w:sz w:val="21"/>
          <w:szCs w:val="21"/>
        </w:rPr>
        <w:t>.1</w:t>
      </w:r>
      <w:r w:rsidRPr="00636975">
        <w:rPr>
          <w:rFonts w:ascii="Segoe UI" w:eastAsia="Times New Roman" w:hAnsi="Segoe UI" w:cs="Segoe UI"/>
          <w:sz w:val="21"/>
          <w:szCs w:val="21"/>
        </w:rPr>
        <w:t xml:space="preserve">, </w:t>
      </w:r>
      <w:r w:rsidRPr="00636975">
        <w:rPr>
          <w:rFonts w:ascii="Segoe UI" w:eastAsia="Times New Roman" w:hAnsi="Segoe UI" w:cs="Segoe UI"/>
          <w:b/>
          <w:bCs/>
          <w:sz w:val="21"/>
          <w:szCs w:val="21"/>
        </w:rPr>
        <w:t xml:space="preserve">RE02.1a </w:t>
      </w:r>
      <w:r w:rsidRPr="00636975">
        <w:rPr>
          <w:rFonts w:ascii="Segoe UI" w:eastAsia="Times New Roman" w:hAnsi="Segoe UI" w:cs="Segoe UI"/>
          <w:sz w:val="21"/>
          <w:szCs w:val="21"/>
        </w:rPr>
        <w:t>etc.</w:t>
      </w:r>
    </w:p>
    <w:p w14:paraId="2B2C9C45" w14:textId="77777777" w:rsidR="00636975" w:rsidRP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Prose definition as </w:t>
      </w:r>
      <w:proofErr w:type="spellStart"/>
      <w:proofErr w:type="gramStart"/>
      <w:r w:rsidRPr="00636975">
        <w:rPr>
          <w:rFonts w:ascii="Segoe UI" w:eastAsia="Times New Roman" w:hAnsi="Segoe UI" w:cs="Segoe UI"/>
          <w:i/>
          <w:iCs/>
          <w:sz w:val="21"/>
          <w:szCs w:val="21"/>
        </w:rPr>
        <w:t>rdfs:comment</w:t>
      </w:r>
      <w:proofErr w:type="spellEnd"/>
      <w:proofErr w:type="gramEnd"/>
      <w:r w:rsidRPr="00636975">
        <w:rPr>
          <w:rFonts w:ascii="Segoe UI" w:eastAsia="Times New Roman" w:hAnsi="Segoe UI" w:cs="Segoe UI"/>
          <w:sz w:val="21"/>
          <w:szCs w:val="21"/>
        </w:rPr>
        <w:t xml:space="preserve"> provides full verbatim description, linked within semantic class definition,</w:t>
      </w:r>
    </w:p>
    <w:p w14:paraId="6973C7EC" w14:textId="77777777" w:rsidR="00636975" w:rsidRP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Unique document reference identifier </w:t>
      </w:r>
      <w:r w:rsidRPr="00636975">
        <w:rPr>
          <w:rFonts w:ascii="Segoe UI" w:eastAsia="Times New Roman" w:hAnsi="Segoe UI" w:cs="Segoe UI"/>
          <w:b/>
          <w:bCs/>
          <w:sz w:val="21"/>
          <w:szCs w:val="21"/>
        </w:rPr>
        <w:t>DRM-2021-U-03064201Rev</w:t>
      </w:r>
      <w:r w:rsidRPr="00636975">
        <w:rPr>
          <w:rFonts w:ascii="Segoe UI" w:eastAsia="Times New Roman" w:hAnsi="Segoe UI" w:cs="Segoe UI"/>
          <w:sz w:val="21"/>
          <w:szCs w:val="21"/>
        </w:rPr>
        <w:t xml:space="preserve"> as </w:t>
      </w:r>
      <w:proofErr w:type="spellStart"/>
      <w:proofErr w:type="gramStart"/>
      <w:r w:rsidRPr="00636975">
        <w:rPr>
          <w:rFonts w:ascii="Segoe UI" w:eastAsia="Times New Roman" w:hAnsi="Segoe UI" w:cs="Segoe UI"/>
          <w:i/>
          <w:iCs/>
          <w:sz w:val="21"/>
          <w:szCs w:val="21"/>
        </w:rPr>
        <w:t>owl:versionInfo</w:t>
      </w:r>
      <w:proofErr w:type="spellEnd"/>
      <w:proofErr w:type="gramEnd"/>
      <w:r w:rsidRPr="00636975">
        <w:rPr>
          <w:rFonts w:ascii="Segoe UI" w:eastAsia="Times New Roman" w:hAnsi="Segoe UI" w:cs="Segoe UI"/>
          <w:i/>
          <w:iCs/>
          <w:sz w:val="21"/>
          <w:szCs w:val="21"/>
        </w:rPr>
        <w:t xml:space="preserve"> </w:t>
      </w:r>
      <w:r w:rsidRPr="00636975">
        <w:rPr>
          <w:rFonts w:ascii="Segoe UI" w:eastAsia="Times New Roman" w:hAnsi="Segoe UI" w:cs="Segoe UI"/>
          <w:sz w:val="21"/>
          <w:szCs w:val="21"/>
        </w:rPr>
        <w:t xml:space="preserve">in topmost </w:t>
      </w:r>
      <w:proofErr w:type="spellStart"/>
      <w:r w:rsidRPr="00636975">
        <w:rPr>
          <w:rFonts w:ascii="Segoe UI" w:eastAsia="Times New Roman" w:hAnsi="Segoe UI" w:cs="Segoe UI"/>
          <w:b/>
          <w:bCs/>
          <w:sz w:val="21"/>
          <w:szCs w:val="21"/>
        </w:rPr>
        <w:t>DimensionsAutonomousDecisionMaking</w:t>
      </w:r>
      <w:proofErr w:type="spellEnd"/>
      <w:r w:rsidRPr="00636975">
        <w:rPr>
          <w:rFonts w:ascii="Segoe UI" w:eastAsia="Times New Roman" w:hAnsi="Segoe UI" w:cs="Segoe UI"/>
          <w:b/>
          <w:bCs/>
          <w:sz w:val="21"/>
          <w:szCs w:val="21"/>
        </w:rPr>
        <w:t xml:space="preserve"> </w:t>
      </w:r>
      <w:r w:rsidRPr="00636975">
        <w:rPr>
          <w:rFonts w:ascii="Segoe UI" w:eastAsia="Times New Roman" w:hAnsi="Segoe UI" w:cs="Segoe UI"/>
          <w:sz w:val="21"/>
          <w:szCs w:val="21"/>
        </w:rPr>
        <w:t>class, providing global context,</w:t>
      </w:r>
    </w:p>
    <w:p w14:paraId="19C9A62B" w14:textId="77777777" w:rsidR="00636975" w:rsidRP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Document page number included as </w:t>
      </w:r>
      <w:proofErr w:type="spellStart"/>
      <w:proofErr w:type="gramStart"/>
      <w:r w:rsidRPr="00636975">
        <w:rPr>
          <w:rFonts w:ascii="Segoe UI" w:eastAsia="Times New Roman" w:hAnsi="Segoe UI" w:cs="Segoe UI"/>
          <w:i/>
          <w:iCs/>
          <w:sz w:val="21"/>
          <w:szCs w:val="21"/>
        </w:rPr>
        <w:t>owl:versionInfo</w:t>
      </w:r>
      <w:proofErr w:type="spellEnd"/>
      <w:proofErr w:type="gramEnd"/>
      <w:r w:rsidRPr="00636975">
        <w:rPr>
          <w:rFonts w:ascii="Segoe UI" w:eastAsia="Times New Roman" w:hAnsi="Segoe UI" w:cs="Segoe UI"/>
          <w:i/>
          <w:iCs/>
          <w:sz w:val="21"/>
          <w:szCs w:val="21"/>
        </w:rPr>
        <w:t xml:space="preserve"> </w:t>
      </w:r>
      <w:r w:rsidRPr="00636975">
        <w:rPr>
          <w:rFonts w:ascii="Segoe UI" w:eastAsia="Times New Roman" w:hAnsi="Segoe UI" w:cs="Segoe UI"/>
          <w:sz w:val="21"/>
          <w:szCs w:val="21"/>
        </w:rPr>
        <w:t>for each term and element, supporting contextual human lookups,</w:t>
      </w:r>
    </w:p>
    <w:p w14:paraId="41C6135B" w14:textId="248A5EBE" w:rsid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 xml:space="preserve">Note that </w:t>
      </w:r>
      <w:proofErr w:type="spellStart"/>
      <w:r w:rsidRPr="00636975">
        <w:rPr>
          <w:rFonts w:ascii="Segoe UI" w:eastAsia="Times New Roman" w:hAnsi="Segoe UI" w:cs="Segoe UI"/>
          <w:sz w:val="21"/>
          <w:szCs w:val="21"/>
        </w:rPr>
        <w:t>CamelCaseName</w:t>
      </w:r>
      <w:proofErr w:type="spellEnd"/>
      <w:r w:rsidRPr="00636975">
        <w:rPr>
          <w:rFonts w:ascii="Segoe UI" w:eastAsia="Times New Roman" w:hAnsi="Segoe UI" w:cs="Segoe UI"/>
          <w:sz w:val="21"/>
          <w:szCs w:val="21"/>
        </w:rPr>
        <w:t xml:space="preserve"> synopses and corresponding alphanumeric identification were defined during manual construction of these OWL classes from the CNA documentation. Future </w:t>
      </w:r>
      <w:r w:rsidR="000A682F">
        <w:rPr>
          <w:rFonts w:ascii="Segoe UI" w:eastAsia="Times New Roman" w:hAnsi="Segoe UI" w:cs="Segoe UI"/>
          <w:sz w:val="21"/>
          <w:szCs w:val="21"/>
        </w:rPr>
        <w:t>DADM</w:t>
      </w:r>
      <w:r w:rsidRPr="00636975">
        <w:rPr>
          <w:rFonts w:ascii="Segoe UI" w:eastAsia="Times New Roman" w:hAnsi="Segoe UI" w:cs="Segoe UI"/>
          <w:sz w:val="21"/>
          <w:szCs w:val="21"/>
        </w:rPr>
        <w:t xml:space="preserve"> document definitions might benefit from such clearer naming and numbering.</w:t>
      </w:r>
    </w:p>
    <w:p w14:paraId="4F540C2C" w14:textId="29540143" w:rsidR="00937A8F" w:rsidRPr="00636975" w:rsidRDefault="00937A8F" w:rsidP="00636975">
      <w:pPr>
        <w:numPr>
          <w:ilvl w:val="0"/>
          <w:numId w:val="2"/>
        </w:num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Also adding sections for both Abbreviations and References so that cross-referencing documentation and queriability might further enrich the value of this knowledge base.</w:t>
      </w:r>
    </w:p>
    <w:p w14:paraId="66E170C9" w14:textId="7BB5D5D9" w:rsidR="00636975" w:rsidRDefault="00636975" w:rsidP="00636975">
      <w:pPr>
        <w:numPr>
          <w:ilvl w:val="0"/>
          <w:numId w:val="2"/>
        </w:numPr>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t>These CamelCase synopsis names are initial "best efforts" and can benefit from broader scrutiny by authors and readers of original CNA report.</w:t>
      </w:r>
    </w:p>
    <w:p w14:paraId="2175EFA8" w14:textId="5D0D970F" w:rsidR="00636975" w:rsidRPr="007E5FB1" w:rsidRDefault="004C29AD" w:rsidP="006D016D">
      <w:pPr>
        <w:pStyle w:val="ListParagraph"/>
        <w:spacing w:before="100" w:beforeAutospacing="1" w:after="100" w:afterAutospacing="1" w:line="240" w:lineRule="auto"/>
        <w:ind w:left="0"/>
        <w:jc w:val="both"/>
        <w:rPr>
          <w:rFonts w:ascii="Segoe UI" w:eastAsia="Times New Roman" w:hAnsi="Segoe UI" w:cs="Segoe UI"/>
          <w:sz w:val="21"/>
          <w:szCs w:val="21"/>
        </w:rPr>
      </w:pPr>
      <w:del w:id="0" w:author="Don Brutzman" w:date="2022-08-06T16:16:00Z">
        <w:r w:rsidRPr="00636975" w:rsidDel="008F1EC9">
          <w:rPr>
            <w:rFonts w:ascii="Segoe UI" w:eastAsia="Times New Roman" w:hAnsi="Segoe UI" w:cs="Segoe UI"/>
            <w:sz w:val="21"/>
            <w:szCs w:val="21"/>
          </w:rPr>
          <w:delText>.</w:delText>
        </w:r>
      </w:del>
      <w:r w:rsidRPr="00636975">
        <w:rPr>
          <w:rFonts w:ascii="Segoe UI" w:eastAsia="Times New Roman" w:hAnsi="Segoe UI" w:cs="Segoe UI"/>
          <w:sz w:val="21"/>
          <w:szCs w:val="21"/>
        </w:rPr>
        <w:t xml:space="preserve">This work is also suitable for precise semantic correlation to future versions of </w:t>
      </w:r>
      <w:hyperlink r:id="rId20" w:tgtFrame="_blank" w:tooltip="https://www.cna.org/cna_files/pdf/dimensions-of-autonomous-decision-making.pdf" w:history="1">
        <w:r w:rsidRPr="00636975">
          <w:rPr>
            <w:rFonts w:ascii="Segoe UI" w:eastAsia="Times New Roman" w:hAnsi="Segoe UI" w:cs="Segoe UI"/>
            <w:color w:val="0000FF"/>
            <w:sz w:val="21"/>
            <w:szCs w:val="21"/>
            <w:u w:val="single"/>
          </w:rPr>
          <w:t>Dimensions of Autonomous Decision-makin</w:t>
        </w:r>
        <w:r>
          <w:rPr>
            <w:rFonts w:ascii="Segoe UI" w:eastAsia="Times New Roman" w:hAnsi="Segoe UI" w:cs="Segoe UI"/>
            <w:color w:val="0000FF"/>
            <w:sz w:val="21"/>
            <w:szCs w:val="21"/>
            <w:u w:val="single"/>
          </w:rPr>
          <w:t>g (DADM)</w:t>
        </w:r>
      </w:hyperlink>
      <w:r w:rsidRPr="00636975">
        <w:rPr>
          <w:rFonts w:ascii="Segoe UI" w:eastAsia="Times New Roman" w:hAnsi="Segoe UI" w:cs="Segoe UI"/>
          <w:sz w:val="21"/>
          <w:szCs w:val="21"/>
        </w:rPr>
        <w:t>.</w:t>
      </w:r>
      <w:r>
        <w:rPr>
          <w:rFonts w:ascii="Segoe UI" w:eastAsia="Times New Roman" w:hAnsi="Segoe UI" w:cs="Segoe UI"/>
          <w:sz w:val="21"/>
          <w:szCs w:val="21"/>
        </w:rPr>
        <w:t xml:space="preserve">  Figure 2 shows</w:t>
      </w:r>
      <w:r w:rsidRPr="00204101">
        <w:rPr>
          <w:rFonts w:ascii="Segoe UI" w:eastAsia="Times New Roman" w:hAnsi="Segoe UI" w:cs="Segoe UI"/>
          <w:sz w:val="21"/>
          <w:szCs w:val="21"/>
        </w:rPr>
        <w:t xml:space="preserve"> </w:t>
      </w:r>
      <w:r>
        <w:rPr>
          <w:rFonts w:ascii="Segoe UI" w:eastAsia="Times New Roman" w:hAnsi="Segoe UI" w:cs="Segoe UI"/>
          <w:sz w:val="21"/>
          <w:szCs w:val="21"/>
        </w:rPr>
        <w:t>initial excerpts from our example implementation, with addition of further risk elements, abbreviations and cross-references proceeding carefully.</w:t>
      </w:r>
    </w:p>
    <w:tbl>
      <w:tblPr>
        <w:tblStyle w:val="TableGrid"/>
        <w:tblW w:w="0" w:type="auto"/>
        <w:jc w:val="center"/>
        <w:tblLook w:val="04A0" w:firstRow="1" w:lastRow="0" w:firstColumn="1" w:lastColumn="0" w:noHBand="0" w:noVBand="1"/>
      </w:tblPr>
      <w:tblGrid>
        <w:gridCol w:w="4993"/>
        <w:gridCol w:w="5077"/>
      </w:tblGrid>
      <w:tr w:rsidR="00532B46" w14:paraId="57D649B5" w14:textId="77777777" w:rsidTr="006D016D">
        <w:trPr>
          <w:cantSplit/>
          <w:trHeight w:val="4022"/>
          <w:jc w:val="center"/>
        </w:trPr>
        <w:tc>
          <w:tcPr>
            <w:tcW w:w="4506" w:type="dxa"/>
            <w:vAlign w:val="bottom"/>
          </w:tcPr>
          <w:p w14:paraId="39238FFE" w14:textId="293DC307" w:rsidR="00636975" w:rsidRDefault="00532B46">
            <w:r w:rsidRPr="00532B46">
              <w:rPr>
                <w:noProof/>
              </w:rPr>
              <w:drawing>
                <wp:anchor distT="0" distB="0" distL="0" distR="0" simplePos="0" relativeHeight="251658240" behindDoc="1" locked="0" layoutInCell="1" allowOverlap="1" wp14:anchorId="2B989CE2" wp14:editId="740D42A5">
                  <wp:simplePos x="798830" y="4462780"/>
                  <wp:positionH relativeFrom="column">
                    <wp:align>center</wp:align>
                  </wp:positionH>
                  <wp:positionV relativeFrom="line">
                    <wp:align>top</wp:align>
                  </wp:positionV>
                  <wp:extent cx="3090672" cy="2414016"/>
                  <wp:effectExtent l="0" t="0" r="0" b="5715"/>
                  <wp:wrapThrough wrapText="bothSides">
                    <wp:wrapPolygon edited="0">
                      <wp:start x="0" y="0"/>
                      <wp:lineTo x="0" y="21481"/>
                      <wp:lineTo x="21436" y="21481"/>
                      <wp:lineTo x="2143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672" cy="2414016"/>
                          </a:xfrm>
                          <a:prstGeom prst="rect">
                            <a:avLst/>
                          </a:prstGeom>
                        </pic:spPr>
                      </pic:pic>
                    </a:graphicData>
                  </a:graphic>
                  <wp14:sizeRelH relativeFrom="page">
                    <wp14:pctWidth>0</wp14:pctWidth>
                  </wp14:sizeRelH>
                  <wp14:sizeRelV relativeFrom="page">
                    <wp14:pctHeight>0</wp14:pctHeight>
                  </wp14:sizeRelV>
                </wp:anchor>
              </w:drawing>
            </w:r>
          </w:p>
        </w:tc>
        <w:tc>
          <w:tcPr>
            <w:tcW w:w="4846" w:type="dxa"/>
            <w:vAlign w:val="bottom"/>
          </w:tcPr>
          <w:p w14:paraId="2457D014" w14:textId="1BD41CEA" w:rsidR="00636975" w:rsidRDefault="00532B46">
            <w:r w:rsidRPr="00A27C3A">
              <w:rPr>
                <w:noProof/>
              </w:rPr>
              <w:drawing>
                <wp:anchor distT="0" distB="0" distL="0" distR="0" simplePos="0" relativeHeight="251659264" behindDoc="1" locked="0" layoutInCell="1" allowOverlap="1" wp14:anchorId="5F433095" wp14:editId="473C6C23">
                  <wp:simplePos x="3890645" y="4462780"/>
                  <wp:positionH relativeFrom="column">
                    <wp:align>center</wp:align>
                  </wp:positionH>
                  <wp:positionV relativeFrom="line">
                    <wp:align>top</wp:align>
                  </wp:positionV>
                  <wp:extent cx="3145536" cy="2441448"/>
                  <wp:effectExtent l="0" t="0" r="0" b="0"/>
                  <wp:wrapThrough wrapText="bothSides">
                    <wp:wrapPolygon edited="0">
                      <wp:start x="0" y="0"/>
                      <wp:lineTo x="0" y="21409"/>
                      <wp:lineTo x="21456" y="21409"/>
                      <wp:lineTo x="2145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5536" cy="2441448"/>
                          </a:xfrm>
                          <a:prstGeom prst="rect">
                            <a:avLst/>
                          </a:prstGeom>
                        </pic:spPr>
                      </pic:pic>
                    </a:graphicData>
                  </a:graphic>
                  <wp14:sizeRelH relativeFrom="page">
                    <wp14:pctWidth>0</wp14:pctWidth>
                  </wp14:sizeRelH>
                  <wp14:sizeRelV relativeFrom="page">
                    <wp14:pctHeight>0</wp14:pctHeight>
                  </wp14:sizeRelV>
                </wp:anchor>
              </w:drawing>
            </w:r>
          </w:p>
        </w:tc>
      </w:tr>
      <w:tr w:rsidR="00BB71B7" w14:paraId="6D34A933" w14:textId="77777777" w:rsidTr="006D016D">
        <w:trPr>
          <w:jc w:val="center"/>
        </w:trPr>
        <w:tc>
          <w:tcPr>
            <w:tcW w:w="9352" w:type="dxa"/>
            <w:gridSpan w:val="2"/>
          </w:tcPr>
          <w:p w14:paraId="4CDB30BF" w14:textId="6C486E5E" w:rsidR="00CE1DEC" w:rsidRDefault="005C7E02" w:rsidP="005C7E02">
            <w:pPr>
              <w:jc w:val="center"/>
            </w:pPr>
            <w:r w:rsidRPr="006D016D">
              <w:rPr>
                <w:b/>
                <w:bCs/>
                <w:i/>
                <w:iCs/>
              </w:rPr>
              <w:t>Figure 2</w:t>
            </w:r>
            <w:r w:rsidRPr="005C7E02">
              <w:rPr>
                <w:b/>
                <w:bCs/>
              </w:rPr>
              <w:t>.</w:t>
            </w:r>
            <w:r>
              <w:t xml:space="preserve"> </w:t>
            </w:r>
            <w:r w:rsidR="00BB71B7">
              <w:t xml:space="preserve">Providing unique names for </w:t>
            </w:r>
            <w:r w:rsidR="000A682F">
              <w:t>DADM</w:t>
            </w:r>
            <w:r w:rsidR="00BB71B7">
              <w:t xml:space="preserve"> </w:t>
            </w:r>
            <w:r w:rsidR="00806A8C">
              <w:t>risk element</w:t>
            </w:r>
            <w:r w:rsidR="00BB71B7">
              <w:t xml:space="preserve">s is an </w:t>
            </w:r>
            <w:r>
              <w:t xml:space="preserve">essential </w:t>
            </w:r>
            <w:r w:rsidR="00BB71B7">
              <w:t xml:space="preserve">step, </w:t>
            </w:r>
            <w:r w:rsidR="00703812">
              <w:t>unlocking</w:t>
            </w:r>
          </w:p>
          <w:p w14:paraId="58AFE4E8" w14:textId="31BEF81F" w:rsidR="00CE1DEC" w:rsidRDefault="00BB71B7" w:rsidP="005C7E02">
            <w:pPr>
              <w:jc w:val="center"/>
            </w:pPr>
            <w:r>
              <w:t>potential for unamb</w:t>
            </w:r>
            <w:r w:rsidR="005C7E02">
              <w:t>i</w:t>
            </w:r>
            <w:r>
              <w:t>guous referencing both by humans and Semantic Web</w:t>
            </w:r>
            <w:r w:rsidR="00703812">
              <w:t xml:space="preserve"> rule bases.  </w:t>
            </w:r>
          </w:p>
          <w:p w14:paraId="05D9DCD3" w14:textId="223EC2F5" w:rsidR="00703812" w:rsidRDefault="005C7E02">
            <w:pPr>
              <w:jc w:val="center"/>
            </w:pPr>
            <w:r>
              <w:t xml:space="preserve">These screenshots </w:t>
            </w:r>
            <w:r w:rsidR="00CE1DEC">
              <w:t>illustrate</w:t>
            </w:r>
            <w:r w:rsidR="00BB71B7">
              <w:t xml:space="preserve"> </w:t>
            </w:r>
            <w:r>
              <w:t xml:space="preserve">creation of a </w:t>
            </w:r>
            <w:r w:rsidR="000A682F">
              <w:t>DADM</w:t>
            </w:r>
            <w:r w:rsidR="00BB71B7">
              <w:t xml:space="preserve"> ontology using </w:t>
            </w:r>
            <w:r w:rsidR="00CE1DEC">
              <w:t xml:space="preserve">the </w:t>
            </w:r>
            <w:r w:rsidR="00BB71B7">
              <w:t xml:space="preserve">Stanford </w:t>
            </w:r>
            <w:hyperlink r:id="rId23" w:history="1">
              <w:r w:rsidR="00BB71B7" w:rsidRPr="00D75B75">
                <w:rPr>
                  <w:rStyle w:val="Hyperlink"/>
                </w:rPr>
                <w:t>Protégé</w:t>
              </w:r>
            </w:hyperlink>
            <w:r w:rsidR="00BB71B7">
              <w:t xml:space="preserve"> </w:t>
            </w:r>
            <w:r w:rsidR="00D75B75">
              <w:t xml:space="preserve">application, </w:t>
            </w:r>
            <w:r w:rsidR="00703812">
              <w:t xml:space="preserve">which </w:t>
            </w:r>
          </w:p>
          <w:p w14:paraId="61E0193A" w14:textId="33FCC889" w:rsidR="00BB71B7" w:rsidRPr="00636975" w:rsidRDefault="00703812">
            <w:pPr>
              <w:jc w:val="center"/>
            </w:pPr>
            <w:r>
              <w:t>are then correlated with</w:t>
            </w:r>
            <w:r w:rsidR="00BB71B7">
              <w:t xml:space="preserve"> </w:t>
            </w:r>
            <w:r>
              <w:t xml:space="preserve">Autonomous Vehicle Command Language (AVCL) </w:t>
            </w:r>
            <w:r w:rsidR="005C7E02">
              <w:t>Mission Execution Ontology (MEO).</w:t>
            </w:r>
          </w:p>
        </w:tc>
      </w:tr>
    </w:tbl>
    <w:p w14:paraId="6C8EE618" w14:textId="71FFD516" w:rsidR="00636975" w:rsidRDefault="00636975"/>
    <w:p w14:paraId="24F1D0BF" w14:textId="77777777" w:rsidR="004C29AD" w:rsidRDefault="004C29AD" w:rsidP="006D016D">
      <w:pPr>
        <w:keepNext/>
        <w:keepLines/>
        <w:spacing w:before="100" w:beforeAutospacing="1" w:after="100" w:afterAutospacing="1" w:line="240" w:lineRule="auto"/>
        <w:rPr>
          <w:rFonts w:ascii="Segoe UI" w:eastAsia="Times New Roman" w:hAnsi="Segoe UI" w:cs="Segoe UI"/>
          <w:sz w:val="21"/>
          <w:szCs w:val="21"/>
        </w:rPr>
      </w:pPr>
      <w:r w:rsidRPr="00636975">
        <w:rPr>
          <w:rFonts w:ascii="Segoe UI" w:eastAsia="Times New Roman" w:hAnsi="Segoe UI" w:cs="Segoe UI"/>
          <w:sz w:val="21"/>
          <w:szCs w:val="21"/>
        </w:rPr>
        <w:lastRenderedPageBreak/>
        <w:t xml:space="preserve">We expect that prefixes, names and corresponding descriptions may change slightly over time as </w:t>
      </w:r>
      <w:r>
        <w:rPr>
          <w:rFonts w:ascii="Segoe UI" w:eastAsia="Times New Roman" w:hAnsi="Segoe UI" w:cs="Segoe UI"/>
          <w:sz w:val="21"/>
          <w:szCs w:val="21"/>
        </w:rPr>
        <w:t xml:space="preserve">practice and </w:t>
      </w:r>
      <w:r w:rsidRPr="00636975">
        <w:rPr>
          <w:rFonts w:ascii="Segoe UI" w:eastAsia="Times New Roman" w:hAnsi="Segoe UI" w:cs="Segoe UI"/>
          <w:sz w:val="21"/>
          <w:szCs w:val="21"/>
        </w:rPr>
        <w:t>usage provides further insight.</w:t>
      </w:r>
      <w:r>
        <w:rPr>
          <w:rFonts w:ascii="Segoe UI" w:eastAsia="Times New Roman" w:hAnsi="Segoe UI" w:cs="Segoe UI"/>
          <w:sz w:val="21"/>
          <w:szCs w:val="21"/>
        </w:rPr>
        <w:t xml:space="preserve">  One guiding heuristic is ironic but also measurable and effective: </w:t>
      </w:r>
    </w:p>
    <w:p w14:paraId="7E9E961D" w14:textId="4A9E67BC" w:rsidR="004C29AD" w:rsidRPr="000D3AE8" w:rsidRDefault="004C29AD" w:rsidP="000D3AE8">
      <w:pPr>
        <w:pStyle w:val="ListParagraph"/>
        <w:keepNext/>
        <w:keepLines/>
        <w:numPr>
          <w:ilvl w:val="0"/>
          <w:numId w:val="4"/>
        </w:numPr>
        <w:rPr>
          <w:rFonts w:ascii="Segoe UI" w:eastAsia="Times New Roman" w:hAnsi="Segoe UI" w:cs="Segoe UI"/>
          <w:sz w:val="21"/>
          <w:szCs w:val="21"/>
        </w:rPr>
      </w:pPr>
      <w:r w:rsidRPr="000D3AE8">
        <w:rPr>
          <w:rFonts w:ascii="Segoe UI" w:eastAsia="Times New Roman" w:hAnsi="Segoe UI" w:cs="Segoe UI"/>
          <w:sz w:val="21"/>
          <w:szCs w:val="21"/>
        </w:rPr>
        <w:t>“You know you have the right name when… no one asks about it anymore.”</w:t>
      </w:r>
    </w:p>
    <w:p w14:paraId="39FE62D3" w14:textId="77777777" w:rsidR="004C29AD" w:rsidRDefault="004C29AD" w:rsidP="006D016D">
      <w:pPr>
        <w:keepNext/>
        <w:keepLines/>
      </w:pPr>
    </w:p>
    <w:p w14:paraId="79BE12B8" w14:textId="6478D189" w:rsidR="0085433C" w:rsidRPr="006D016D" w:rsidRDefault="0085433C" w:rsidP="006D016D">
      <w:pPr>
        <w:pStyle w:val="ListParagraph"/>
        <w:numPr>
          <w:ilvl w:val="0"/>
          <w:numId w:val="3"/>
        </w:numPr>
        <w:rPr>
          <w:rFonts w:ascii="Segoe UI" w:eastAsia="Times New Roman" w:hAnsi="Segoe UI" w:cs="Segoe UI"/>
          <w:b/>
          <w:bCs/>
          <w:sz w:val="21"/>
          <w:szCs w:val="21"/>
        </w:rPr>
      </w:pPr>
      <w:r w:rsidRPr="006D016D">
        <w:rPr>
          <w:rFonts w:ascii="Segoe UI" w:eastAsia="Times New Roman" w:hAnsi="Segoe UI" w:cs="Segoe UI"/>
          <w:b/>
          <w:bCs/>
          <w:sz w:val="21"/>
          <w:szCs w:val="21"/>
        </w:rPr>
        <w:t xml:space="preserve">Ontology </w:t>
      </w:r>
      <w:r w:rsidR="004C29AD">
        <w:rPr>
          <w:rFonts w:ascii="Segoe UI" w:eastAsia="Times New Roman" w:hAnsi="Segoe UI" w:cs="Segoe UI"/>
          <w:b/>
          <w:bCs/>
          <w:sz w:val="21"/>
          <w:szCs w:val="21"/>
        </w:rPr>
        <w:t>P</w:t>
      </w:r>
      <w:r w:rsidRPr="006D016D">
        <w:rPr>
          <w:rFonts w:ascii="Segoe UI" w:eastAsia="Times New Roman" w:hAnsi="Segoe UI" w:cs="Segoe UI"/>
          <w:b/>
          <w:bCs/>
          <w:sz w:val="21"/>
          <w:szCs w:val="21"/>
        </w:rPr>
        <w:t xml:space="preserve">roduction </w:t>
      </w:r>
      <w:r w:rsidR="004C29AD">
        <w:rPr>
          <w:rFonts w:ascii="Segoe UI" w:eastAsia="Times New Roman" w:hAnsi="Segoe UI" w:cs="Segoe UI"/>
          <w:b/>
          <w:bCs/>
          <w:sz w:val="21"/>
          <w:szCs w:val="21"/>
        </w:rPr>
        <w:t>D</w:t>
      </w:r>
      <w:r w:rsidRPr="006D016D">
        <w:rPr>
          <w:rFonts w:ascii="Segoe UI" w:eastAsia="Times New Roman" w:hAnsi="Segoe UI" w:cs="Segoe UI"/>
          <w:b/>
          <w:bCs/>
          <w:sz w:val="21"/>
          <w:szCs w:val="21"/>
        </w:rPr>
        <w:t>etails</w:t>
      </w:r>
    </w:p>
    <w:p w14:paraId="17CBF028" w14:textId="3CA6DBD3" w:rsidR="0085433C" w:rsidRDefault="0085433C">
      <w:pPr>
        <w:rPr>
          <w:rFonts w:ascii="Segoe UI" w:eastAsia="Times New Roman" w:hAnsi="Segoe UI" w:cs="Segoe UI"/>
          <w:sz w:val="21"/>
          <w:szCs w:val="21"/>
        </w:rPr>
      </w:pPr>
      <w:r>
        <w:rPr>
          <w:rFonts w:ascii="Segoe UI" w:eastAsia="Times New Roman" w:hAnsi="Segoe UI" w:cs="Segoe UI"/>
          <w:sz w:val="21"/>
          <w:szCs w:val="21"/>
        </w:rPr>
        <w:t>Multiple processes were used to produce DADM ontology for integration into the Mission Execution Ontology (MEO), and then produce corresponding enumerations for the AVCL schema.  Although our team usually first produces data models before ontologies, in this case the originating DADM reference was most clearly suited for ontology production.</w:t>
      </w:r>
    </w:p>
    <w:p w14:paraId="2216C692" w14:textId="40AAED83" w:rsidR="00E21176" w:rsidRDefault="0085433C">
      <w:pPr>
        <w:rPr>
          <w:rFonts w:ascii="Segoe UI" w:eastAsia="Times New Roman" w:hAnsi="Segoe UI" w:cs="Segoe UI"/>
          <w:sz w:val="21"/>
          <w:szCs w:val="21"/>
        </w:rPr>
      </w:pPr>
      <w:r>
        <w:rPr>
          <w:rFonts w:ascii="Segoe UI" w:eastAsia="Times New Roman" w:hAnsi="Segoe UI" w:cs="Segoe UI"/>
          <w:sz w:val="21"/>
          <w:szCs w:val="21"/>
        </w:rPr>
        <w:t xml:space="preserve">The team produced </w:t>
      </w:r>
      <w:r w:rsidR="00E21176">
        <w:rPr>
          <w:rFonts w:ascii="Segoe UI" w:eastAsia="Times New Roman" w:hAnsi="Segoe UI" w:cs="Segoe UI"/>
          <w:sz w:val="21"/>
          <w:szCs w:val="21"/>
        </w:rPr>
        <w:t>Semantic Web constructs using Protégé, which does an excellent job maintaining complex internal relationships.  Initial rules were saved in gitlab version control, allowing careful scrutiny of changes as the design evolved.  Version control then permitted a divide-and-conquer approach for each student to work on independent DADM categories, with careful integration then possible.  Saving the intermediate Turtle ontology as an equivalent OWL XML file enabled creation of an XSLT stylesheet for automated checking of consistent naming patterns.  Excerpts follow.</w:t>
      </w:r>
    </w:p>
    <w:tbl>
      <w:tblPr>
        <w:tblStyle w:val="TableGrid"/>
        <w:tblW w:w="0" w:type="auto"/>
        <w:tblLook w:val="04A0" w:firstRow="1" w:lastRow="0" w:firstColumn="1" w:lastColumn="0" w:noHBand="0" w:noVBand="1"/>
      </w:tblPr>
      <w:tblGrid>
        <w:gridCol w:w="10070"/>
      </w:tblGrid>
      <w:tr w:rsidR="003F5BA2" w14:paraId="10B3996A" w14:textId="77777777" w:rsidTr="003F5BA2">
        <w:tc>
          <w:tcPr>
            <w:tcW w:w="10070" w:type="dxa"/>
          </w:tcPr>
          <w:p w14:paraId="07C5D47A" w14:textId="494A4AAD" w:rsidR="003F5BA2" w:rsidRPr="00B3350A" w:rsidRDefault="00C43BE8">
            <w:pPr>
              <w:rPr>
                <w:rFonts w:ascii="Segoe UI" w:eastAsia="Times New Roman" w:hAnsi="Segoe UI" w:cs="Segoe UI"/>
                <w:b/>
                <w:bCs/>
                <w:sz w:val="21"/>
                <w:szCs w:val="21"/>
              </w:rPr>
            </w:pPr>
            <w:r w:rsidRPr="00B3350A">
              <w:rPr>
                <w:rFonts w:ascii="Segoe UI" w:eastAsia="Times New Roman" w:hAnsi="Segoe UI" w:cs="Segoe UI"/>
                <w:b/>
                <w:bCs/>
                <w:sz w:val="21"/>
                <w:szCs w:val="21"/>
              </w:rPr>
              <w:t>Terse Triple Language (</w:t>
            </w:r>
            <w:r w:rsidR="003F5BA2" w:rsidRPr="00B3350A">
              <w:rPr>
                <w:rFonts w:ascii="Segoe UI" w:eastAsia="Times New Roman" w:hAnsi="Segoe UI" w:cs="Segoe UI"/>
                <w:b/>
                <w:bCs/>
                <w:sz w:val="21"/>
                <w:szCs w:val="21"/>
              </w:rPr>
              <w:t>Turtle</w:t>
            </w:r>
            <w:r w:rsidRPr="00B3350A">
              <w:rPr>
                <w:rFonts w:ascii="Segoe UI" w:eastAsia="Times New Roman" w:hAnsi="Segoe UI" w:cs="Segoe UI"/>
                <w:b/>
                <w:bCs/>
                <w:sz w:val="21"/>
                <w:szCs w:val="21"/>
              </w:rPr>
              <w:t>)</w:t>
            </w:r>
            <w:r w:rsidR="003F5BA2" w:rsidRPr="00B3350A">
              <w:rPr>
                <w:rFonts w:ascii="Segoe UI" w:eastAsia="Times New Roman" w:hAnsi="Segoe UI" w:cs="Segoe UI"/>
                <w:b/>
                <w:bCs/>
                <w:sz w:val="21"/>
                <w:szCs w:val="21"/>
              </w:rPr>
              <w:t xml:space="preserve"> excerpt</w:t>
            </w:r>
          </w:p>
          <w:p w14:paraId="54CC5433" w14:textId="77777777" w:rsidR="00C43BE8" w:rsidRPr="00B3350A" w:rsidRDefault="00C43BE8" w:rsidP="00C43BE8">
            <w:pPr>
              <w:rPr>
                <w:rFonts w:ascii="Courier New" w:eastAsia="Times New Roman" w:hAnsi="Courier New" w:cs="Courier New"/>
                <w:sz w:val="18"/>
                <w:szCs w:val="18"/>
              </w:rPr>
            </w:pPr>
            <w:r w:rsidRPr="00B3350A">
              <w:rPr>
                <w:rFonts w:ascii="Courier New" w:eastAsia="Times New Roman" w:hAnsi="Courier New" w:cs="Courier New"/>
                <w:sz w:val="18"/>
                <w:szCs w:val="18"/>
              </w:rPr>
              <w:t>##</w:t>
            </w:r>
            <w:proofErr w:type="gramStart"/>
            <w:r w:rsidRPr="00B3350A">
              <w:rPr>
                <w:rFonts w:ascii="Courier New" w:eastAsia="Times New Roman" w:hAnsi="Courier New" w:cs="Courier New"/>
                <w:sz w:val="18"/>
                <w:szCs w:val="18"/>
              </w:rPr>
              <w:t>#  https://savage.nps.edu/EthicalControl/ontologies/MissionExecutionOntology#RE02.1.1</w:t>
            </w:r>
            <w:proofErr w:type="gramEnd"/>
          </w:p>
          <w:p w14:paraId="3DC715B3" w14:textId="77777777" w:rsidR="00C43BE8" w:rsidRPr="00B3350A" w:rsidRDefault="00C43BE8" w:rsidP="00C43BE8">
            <w:pPr>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meo:RE02.1.1 </w:t>
            </w:r>
            <w:proofErr w:type="spellStart"/>
            <w:proofErr w:type="gramStart"/>
            <w:r w:rsidRPr="00B3350A">
              <w:rPr>
                <w:rFonts w:ascii="Courier New" w:eastAsia="Times New Roman" w:hAnsi="Courier New" w:cs="Courier New"/>
                <w:sz w:val="18"/>
                <w:szCs w:val="18"/>
              </w:rPr>
              <w:t>rdf:type</w:t>
            </w:r>
            <w:proofErr w:type="spellEnd"/>
            <w:proofErr w:type="gramEnd"/>
            <w:r w:rsidRPr="00B3350A">
              <w:rPr>
                <w:rFonts w:ascii="Courier New" w:eastAsia="Times New Roman" w:hAnsi="Courier New" w:cs="Courier New"/>
                <w:sz w:val="18"/>
                <w:szCs w:val="18"/>
              </w:rPr>
              <w:t xml:space="preserve"> </w:t>
            </w:r>
            <w:proofErr w:type="spellStart"/>
            <w:r w:rsidRPr="00B3350A">
              <w:rPr>
                <w:rFonts w:ascii="Courier New" w:eastAsia="Times New Roman" w:hAnsi="Courier New" w:cs="Courier New"/>
                <w:sz w:val="18"/>
                <w:szCs w:val="18"/>
              </w:rPr>
              <w:t>owl:Class</w:t>
            </w:r>
            <w:proofErr w:type="spellEnd"/>
            <w:r w:rsidRPr="00B3350A">
              <w:rPr>
                <w:rFonts w:ascii="Courier New" w:eastAsia="Times New Roman" w:hAnsi="Courier New" w:cs="Courier New"/>
                <w:sz w:val="18"/>
                <w:szCs w:val="18"/>
              </w:rPr>
              <w:t xml:space="preserve"> ;</w:t>
            </w:r>
          </w:p>
          <w:p w14:paraId="19984075" w14:textId="77777777" w:rsidR="00C43BE8" w:rsidRPr="00B3350A" w:rsidRDefault="00C43BE8" w:rsidP="00C43BE8">
            <w:pPr>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rdfs:subClassOf</w:t>
            </w:r>
            <w:proofErr w:type="spellEnd"/>
            <w:proofErr w:type="gramEnd"/>
            <w:r w:rsidRPr="00B3350A">
              <w:rPr>
                <w:rFonts w:ascii="Courier New" w:eastAsia="Times New Roman" w:hAnsi="Courier New" w:cs="Courier New"/>
                <w:sz w:val="18"/>
                <w:szCs w:val="18"/>
              </w:rPr>
              <w:t xml:space="preserve"> meo:DADM02.1 ;</w:t>
            </w:r>
          </w:p>
          <w:p w14:paraId="00ED8679" w14:textId="77777777" w:rsidR="00C43BE8" w:rsidRPr="00B3350A" w:rsidRDefault="00C43BE8" w:rsidP="00C43BE8">
            <w:pPr>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rdfs:comment</w:t>
            </w:r>
            <w:proofErr w:type="spellEnd"/>
            <w:proofErr w:type="gramEnd"/>
            <w:r w:rsidRPr="00B3350A">
              <w:rPr>
                <w:rFonts w:ascii="Courier New" w:eastAsia="Times New Roman" w:hAnsi="Courier New" w:cs="Courier New"/>
                <w:sz w:val="18"/>
                <w:szCs w:val="18"/>
              </w:rPr>
              <w:t xml:space="preserve"> "Has the concept of operation been analyzed to verify that no temporal or spatial accountability gaps exist regarding the use of IAS?" ;</w:t>
            </w:r>
          </w:p>
          <w:p w14:paraId="334C8BC0" w14:textId="77777777" w:rsidR="00C43BE8" w:rsidRPr="00B3350A" w:rsidRDefault="00C43BE8" w:rsidP="00C43BE8">
            <w:pPr>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rdfs:label</w:t>
            </w:r>
            <w:proofErr w:type="spellEnd"/>
            <w:proofErr w:type="gramEnd"/>
            <w:r w:rsidRPr="00B3350A">
              <w:rPr>
                <w:rFonts w:ascii="Courier New" w:eastAsia="Times New Roman" w:hAnsi="Courier New" w:cs="Courier New"/>
                <w:sz w:val="18"/>
                <w:szCs w:val="18"/>
              </w:rPr>
              <w:t xml:space="preserve"> "RE02.1.1_ConsiderationsOperationalPhases" ;</w:t>
            </w:r>
          </w:p>
          <w:p w14:paraId="6DD7F3DF" w14:textId="1A9A1CA5" w:rsidR="00C43BE8" w:rsidRDefault="00C43BE8" w:rsidP="00C43BE8">
            <w:pPr>
              <w:rPr>
                <w:rFonts w:ascii="Segoe UI" w:eastAsia="Times New Roman" w:hAnsi="Segoe UI" w:cs="Segoe UI"/>
                <w:sz w:val="21"/>
                <w:szCs w:val="21"/>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owl:versionInfo</w:t>
            </w:r>
            <w:proofErr w:type="spellEnd"/>
            <w:proofErr w:type="gramEnd"/>
            <w:r w:rsidRPr="00B3350A">
              <w:rPr>
                <w:rFonts w:ascii="Courier New" w:eastAsia="Times New Roman" w:hAnsi="Courier New" w:cs="Courier New"/>
                <w:sz w:val="18"/>
                <w:szCs w:val="18"/>
              </w:rPr>
              <w:t xml:space="preserve"> "page 60" .</w:t>
            </w:r>
          </w:p>
        </w:tc>
      </w:tr>
      <w:tr w:rsidR="003F5BA2" w14:paraId="127C2B40" w14:textId="77777777" w:rsidTr="003F5BA2">
        <w:tc>
          <w:tcPr>
            <w:tcW w:w="10070" w:type="dxa"/>
          </w:tcPr>
          <w:p w14:paraId="0F0ECDEF" w14:textId="76E716CD" w:rsidR="00C43BE8" w:rsidRPr="00B3350A" w:rsidRDefault="00C43BE8" w:rsidP="00B3350A">
            <w:pPr>
              <w:rPr>
                <w:rFonts w:ascii="Segoe UI" w:eastAsia="Times New Roman" w:hAnsi="Segoe UI" w:cs="Segoe UI"/>
                <w:b/>
                <w:bCs/>
                <w:sz w:val="21"/>
                <w:szCs w:val="21"/>
              </w:rPr>
            </w:pPr>
            <w:r w:rsidRPr="00B3350A">
              <w:rPr>
                <w:rFonts w:ascii="Segoe UI" w:eastAsia="Times New Roman" w:hAnsi="Segoe UI" w:cs="Segoe UI"/>
                <w:b/>
                <w:bCs/>
                <w:sz w:val="21"/>
                <w:szCs w:val="21"/>
              </w:rPr>
              <w:t>Web Ontology Language (</w:t>
            </w:r>
            <w:r w:rsidR="003F5BA2" w:rsidRPr="00B3350A">
              <w:rPr>
                <w:rFonts w:ascii="Segoe UI" w:eastAsia="Times New Roman" w:hAnsi="Segoe UI" w:cs="Segoe UI"/>
                <w:b/>
                <w:bCs/>
                <w:sz w:val="21"/>
                <w:szCs w:val="21"/>
              </w:rPr>
              <w:t>OWL</w:t>
            </w:r>
            <w:r w:rsidRPr="00B3350A">
              <w:rPr>
                <w:rFonts w:ascii="Segoe UI" w:eastAsia="Times New Roman" w:hAnsi="Segoe UI" w:cs="Segoe UI"/>
                <w:b/>
                <w:bCs/>
                <w:sz w:val="21"/>
                <w:szCs w:val="21"/>
              </w:rPr>
              <w:t>) XML</w:t>
            </w:r>
            <w:r w:rsidR="003F5BA2" w:rsidRPr="00B3350A">
              <w:rPr>
                <w:rFonts w:ascii="Segoe UI" w:eastAsia="Times New Roman" w:hAnsi="Segoe UI" w:cs="Segoe UI"/>
                <w:b/>
                <w:bCs/>
                <w:sz w:val="21"/>
                <w:szCs w:val="21"/>
              </w:rPr>
              <w:t xml:space="preserve"> excerpt</w:t>
            </w:r>
            <w:r w:rsidRPr="00B3350A">
              <w:rPr>
                <w:rFonts w:ascii="Segoe UI" w:eastAsia="Times New Roman" w:hAnsi="Segoe UI" w:cs="Segoe UI"/>
                <w:b/>
                <w:bCs/>
                <w:sz w:val="21"/>
                <w:szCs w:val="21"/>
              </w:rPr>
              <w:t>s</w:t>
            </w:r>
          </w:p>
          <w:p w14:paraId="45FF016C" w14:textId="77777777" w:rsidR="00C43BE8" w:rsidRDefault="00C43BE8" w:rsidP="00C43BE8">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Declaration</w:t>
            </w:r>
            <w:r>
              <w:rPr>
                <w:rFonts w:ascii="Consolas" w:hAnsi="Consolas" w:cs="Consolas"/>
                <w:color w:val="0000FF"/>
                <w:sz w:val="20"/>
                <w:szCs w:val="20"/>
                <w:highlight w:val="white"/>
              </w:rPr>
              <w:t>&gt;</w:t>
            </w:r>
          </w:p>
          <w:p w14:paraId="62E65D88" w14:textId="77777777" w:rsidR="00C43BE8" w:rsidRDefault="00C43BE8" w:rsidP="00C43BE8">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Class</w:t>
            </w:r>
            <w:r>
              <w:rPr>
                <w:rFonts w:ascii="Consolas" w:hAnsi="Consolas" w:cs="Consolas"/>
                <w:color w:val="FF0000"/>
                <w:sz w:val="20"/>
                <w:szCs w:val="20"/>
                <w:highlight w:val="white"/>
              </w:rPr>
              <w:t xml:space="preserve"> IRI</w:t>
            </w:r>
            <w:r>
              <w:rPr>
                <w:rFonts w:ascii="Consolas" w:hAnsi="Consolas" w:cs="Consolas"/>
                <w:color w:val="0000FF"/>
                <w:sz w:val="20"/>
                <w:szCs w:val="20"/>
                <w:highlight w:val="white"/>
              </w:rPr>
              <w:t>="</w:t>
            </w:r>
            <w:r>
              <w:rPr>
                <w:rFonts w:ascii="Consolas" w:hAnsi="Consolas" w:cs="Consolas"/>
                <w:color w:val="000000"/>
                <w:sz w:val="20"/>
                <w:szCs w:val="20"/>
                <w:highlight w:val="white"/>
              </w:rPr>
              <w:t>#RE02.1.1</w:t>
            </w:r>
            <w:r>
              <w:rPr>
                <w:rFonts w:ascii="Consolas" w:hAnsi="Consolas" w:cs="Consolas"/>
                <w:color w:val="0000FF"/>
                <w:sz w:val="20"/>
                <w:szCs w:val="20"/>
                <w:highlight w:val="white"/>
              </w:rPr>
              <w:t>"/&gt;</w:t>
            </w:r>
          </w:p>
          <w:p w14:paraId="1FAF7439" w14:textId="109DC737" w:rsidR="00B11CE4" w:rsidRPr="00B3350A" w:rsidRDefault="00C43BE8" w:rsidP="00B3350A">
            <w:pPr>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Declaration</w:t>
            </w:r>
            <w:r>
              <w:rPr>
                <w:rFonts w:ascii="Consolas" w:hAnsi="Consolas" w:cs="Consolas"/>
                <w:color w:val="0000FF"/>
                <w:sz w:val="20"/>
                <w:szCs w:val="20"/>
                <w:highlight w:val="white"/>
              </w:rPr>
              <w:t>&gt;</w:t>
            </w:r>
          </w:p>
          <w:p w14:paraId="290A7D89"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SubClassOf</w:t>
            </w:r>
            <w:proofErr w:type="spellEnd"/>
            <w:r>
              <w:rPr>
                <w:rFonts w:ascii="Consolas" w:hAnsi="Consolas" w:cs="Consolas"/>
                <w:color w:val="0000FF"/>
                <w:sz w:val="20"/>
                <w:szCs w:val="20"/>
                <w:highlight w:val="white"/>
              </w:rPr>
              <w:t>&gt;</w:t>
            </w:r>
          </w:p>
          <w:p w14:paraId="127EA78C"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Class</w:t>
            </w:r>
            <w:r>
              <w:rPr>
                <w:rFonts w:ascii="Consolas" w:hAnsi="Consolas" w:cs="Consolas"/>
                <w:color w:val="FF0000"/>
                <w:sz w:val="20"/>
                <w:szCs w:val="20"/>
                <w:highlight w:val="white"/>
              </w:rPr>
              <w:t xml:space="preserve"> IRI</w:t>
            </w:r>
            <w:r>
              <w:rPr>
                <w:rFonts w:ascii="Consolas" w:hAnsi="Consolas" w:cs="Consolas"/>
                <w:color w:val="0000FF"/>
                <w:sz w:val="20"/>
                <w:szCs w:val="20"/>
                <w:highlight w:val="white"/>
              </w:rPr>
              <w:t>="</w:t>
            </w:r>
            <w:r>
              <w:rPr>
                <w:rFonts w:ascii="Consolas" w:hAnsi="Consolas" w:cs="Consolas"/>
                <w:color w:val="000000"/>
                <w:sz w:val="20"/>
                <w:szCs w:val="20"/>
                <w:highlight w:val="white"/>
              </w:rPr>
              <w:t>#RE02.1.1</w:t>
            </w:r>
            <w:r>
              <w:rPr>
                <w:rFonts w:ascii="Consolas" w:hAnsi="Consolas" w:cs="Consolas"/>
                <w:color w:val="0000FF"/>
                <w:sz w:val="20"/>
                <w:szCs w:val="20"/>
                <w:highlight w:val="white"/>
              </w:rPr>
              <w:t>"/&gt;</w:t>
            </w:r>
          </w:p>
          <w:p w14:paraId="1FEE50DF"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Class</w:t>
            </w:r>
            <w:r>
              <w:rPr>
                <w:rFonts w:ascii="Consolas" w:hAnsi="Consolas" w:cs="Consolas"/>
                <w:color w:val="FF0000"/>
                <w:sz w:val="20"/>
                <w:szCs w:val="20"/>
                <w:highlight w:val="white"/>
              </w:rPr>
              <w:t xml:space="preserve"> IRI</w:t>
            </w:r>
            <w:r>
              <w:rPr>
                <w:rFonts w:ascii="Consolas" w:hAnsi="Consolas" w:cs="Consolas"/>
                <w:color w:val="0000FF"/>
                <w:sz w:val="20"/>
                <w:szCs w:val="20"/>
                <w:highlight w:val="white"/>
              </w:rPr>
              <w:t>="</w:t>
            </w:r>
            <w:r>
              <w:rPr>
                <w:rFonts w:ascii="Consolas" w:hAnsi="Consolas" w:cs="Consolas"/>
                <w:color w:val="000000"/>
                <w:sz w:val="20"/>
                <w:szCs w:val="20"/>
                <w:highlight w:val="white"/>
              </w:rPr>
              <w:t>#DADM02.1</w:t>
            </w:r>
            <w:r>
              <w:rPr>
                <w:rFonts w:ascii="Consolas" w:hAnsi="Consolas" w:cs="Consolas"/>
                <w:color w:val="0000FF"/>
                <w:sz w:val="20"/>
                <w:szCs w:val="20"/>
                <w:highlight w:val="white"/>
              </w:rPr>
              <w:t>"/&gt;</w:t>
            </w:r>
          </w:p>
          <w:p w14:paraId="6E3B39A4" w14:textId="5E58D1E0" w:rsidR="00B11CE4" w:rsidRPr="00B3350A" w:rsidRDefault="00B11CE4" w:rsidP="00B3350A">
            <w:pPr>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SubClassOf</w:t>
            </w:r>
            <w:proofErr w:type="spellEnd"/>
            <w:r>
              <w:rPr>
                <w:rFonts w:ascii="Consolas" w:hAnsi="Consolas" w:cs="Consolas"/>
                <w:color w:val="0000FF"/>
                <w:sz w:val="20"/>
                <w:szCs w:val="20"/>
                <w:highlight w:val="white"/>
              </w:rPr>
              <w:t>&gt;</w:t>
            </w:r>
          </w:p>
          <w:p w14:paraId="711F2F27"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p w14:paraId="5460DEA2"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AnnotationProperty</w:t>
            </w:r>
            <w:proofErr w:type="spellEnd"/>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abbreviatedIRI</w:t>
            </w:r>
            <w:proofErr w:type="spellEnd"/>
            <w:r>
              <w:rPr>
                <w:rFonts w:ascii="Consolas" w:hAnsi="Consolas" w:cs="Consolas"/>
                <w:color w:val="0000FF"/>
                <w:sz w:val="20"/>
                <w:szCs w:val="20"/>
                <w:highlight w:val="white"/>
              </w:rPr>
              <w:t>="</w:t>
            </w:r>
            <w:proofErr w:type="spellStart"/>
            <w:proofErr w:type="gramStart"/>
            <w:r>
              <w:rPr>
                <w:rFonts w:ascii="Consolas" w:hAnsi="Consolas" w:cs="Consolas"/>
                <w:color w:val="000000"/>
                <w:sz w:val="20"/>
                <w:szCs w:val="20"/>
                <w:highlight w:val="white"/>
              </w:rPr>
              <w:t>rdfs:comment</w:t>
            </w:r>
            <w:proofErr w:type="spellEnd"/>
            <w:proofErr w:type="gramEnd"/>
            <w:r>
              <w:rPr>
                <w:rFonts w:ascii="Consolas" w:hAnsi="Consolas" w:cs="Consolas"/>
                <w:color w:val="0000FF"/>
                <w:sz w:val="20"/>
                <w:szCs w:val="20"/>
                <w:highlight w:val="white"/>
              </w:rPr>
              <w:t>"/&gt;</w:t>
            </w:r>
          </w:p>
          <w:p w14:paraId="2349C33F"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r>
              <w:rPr>
                <w:rFonts w:ascii="Consolas" w:hAnsi="Consolas" w:cs="Consolas"/>
                <w:color w:val="000000"/>
                <w:sz w:val="20"/>
                <w:szCs w:val="20"/>
                <w:highlight w:val="white"/>
              </w:rPr>
              <w:t>#RE02.1.1</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p>
          <w:p w14:paraId="5FD40BEC"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r>
              <w:rPr>
                <w:rFonts w:ascii="Consolas" w:hAnsi="Consolas" w:cs="Consolas"/>
                <w:color w:val="000000"/>
                <w:sz w:val="20"/>
                <w:szCs w:val="20"/>
                <w:highlight w:val="white"/>
              </w:rPr>
              <w:t xml:space="preserve">Has the concept of operation been analyzed to verify that no temporal or spatial accountability gaps exist regarding the use of </w:t>
            </w:r>
            <w:proofErr w:type="gramStart"/>
            <w:r>
              <w:rPr>
                <w:rFonts w:ascii="Consolas" w:hAnsi="Consolas" w:cs="Consolas"/>
                <w:color w:val="000000"/>
                <w:sz w:val="20"/>
                <w:szCs w:val="20"/>
                <w:highlight w:val="white"/>
              </w:rPr>
              <w:t>IAS?</w:t>
            </w:r>
            <w:r>
              <w:rPr>
                <w:rFonts w:ascii="Consolas" w:hAnsi="Consolas" w:cs="Consolas"/>
                <w:color w:val="0000FF"/>
                <w:sz w:val="20"/>
                <w:szCs w:val="20"/>
                <w:highlight w:val="white"/>
              </w:rPr>
              <w:t>&lt;</w:t>
            </w:r>
            <w:proofErr w:type="gramEnd"/>
            <w:r>
              <w:rPr>
                <w:rFonts w:ascii="Consolas" w:hAnsi="Consolas" w:cs="Consolas"/>
                <w:color w:val="0000FF"/>
                <w:sz w:val="20"/>
                <w:szCs w:val="20"/>
                <w:highlight w:val="white"/>
              </w:rPr>
              <w: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p>
          <w:p w14:paraId="64DA33E0"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p w14:paraId="2204FBBB"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p w14:paraId="343A093B"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AnnotationProperty</w:t>
            </w:r>
            <w:proofErr w:type="spellEnd"/>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abbreviatedIRI</w:t>
            </w:r>
            <w:proofErr w:type="spellEnd"/>
            <w:r>
              <w:rPr>
                <w:rFonts w:ascii="Consolas" w:hAnsi="Consolas" w:cs="Consolas"/>
                <w:color w:val="0000FF"/>
                <w:sz w:val="20"/>
                <w:szCs w:val="20"/>
                <w:highlight w:val="white"/>
              </w:rPr>
              <w:t>="</w:t>
            </w:r>
            <w:proofErr w:type="spellStart"/>
            <w:proofErr w:type="gramStart"/>
            <w:r>
              <w:rPr>
                <w:rFonts w:ascii="Consolas" w:hAnsi="Consolas" w:cs="Consolas"/>
                <w:color w:val="000000"/>
                <w:sz w:val="20"/>
                <w:szCs w:val="20"/>
                <w:highlight w:val="white"/>
              </w:rPr>
              <w:t>rdfs:label</w:t>
            </w:r>
            <w:proofErr w:type="spellEnd"/>
            <w:proofErr w:type="gramEnd"/>
            <w:r>
              <w:rPr>
                <w:rFonts w:ascii="Consolas" w:hAnsi="Consolas" w:cs="Consolas"/>
                <w:color w:val="0000FF"/>
                <w:sz w:val="20"/>
                <w:szCs w:val="20"/>
                <w:highlight w:val="white"/>
              </w:rPr>
              <w:t>"/&gt;</w:t>
            </w:r>
          </w:p>
          <w:p w14:paraId="3180DD2C"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r>
              <w:rPr>
                <w:rFonts w:ascii="Consolas" w:hAnsi="Consolas" w:cs="Consolas"/>
                <w:color w:val="000000"/>
                <w:sz w:val="20"/>
                <w:szCs w:val="20"/>
                <w:highlight w:val="white"/>
              </w:rPr>
              <w:t>#RE02.1.1</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p>
          <w:p w14:paraId="37B1B86D"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r>
              <w:rPr>
                <w:rFonts w:ascii="Consolas" w:hAnsi="Consolas" w:cs="Consolas"/>
                <w:color w:val="000000"/>
                <w:sz w:val="20"/>
                <w:szCs w:val="20"/>
                <w:highlight w:val="white"/>
              </w:rPr>
              <w:t>RE02.1.1_ConsiderationsOperationalPhases</w:t>
            </w:r>
            <w:r>
              <w:rPr>
                <w:rFonts w:ascii="Consolas" w:hAnsi="Consolas" w:cs="Consolas"/>
                <w:color w:val="0000FF"/>
                <w:sz w:val="20"/>
                <w:szCs w:val="20"/>
                <w:highlight w:val="white"/>
              </w:rPr>
              <w:t>&lt;/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p>
          <w:p w14:paraId="37FD0677"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p w14:paraId="00EDC70B"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p w14:paraId="3CF9B33C"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AnnotationProperty</w:t>
            </w:r>
            <w:proofErr w:type="spellEnd"/>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abbreviatedIRI</w:t>
            </w:r>
            <w:proofErr w:type="spellEnd"/>
            <w:r>
              <w:rPr>
                <w:rFonts w:ascii="Consolas" w:hAnsi="Consolas" w:cs="Consolas"/>
                <w:color w:val="0000FF"/>
                <w:sz w:val="20"/>
                <w:szCs w:val="20"/>
                <w:highlight w:val="white"/>
              </w:rPr>
              <w:t>="</w:t>
            </w:r>
            <w:proofErr w:type="spellStart"/>
            <w:proofErr w:type="gramStart"/>
            <w:r>
              <w:rPr>
                <w:rFonts w:ascii="Consolas" w:hAnsi="Consolas" w:cs="Consolas"/>
                <w:color w:val="000000"/>
                <w:sz w:val="20"/>
                <w:szCs w:val="20"/>
                <w:highlight w:val="white"/>
              </w:rPr>
              <w:t>owl:versionInfo</w:t>
            </w:r>
            <w:proofErr w:type="spellEnd"/>
            <w:proofErr w:type="gramEnd"/>
            <w:r>
              <w:rPr>
                <w:rFonts w:ascii="Consolas" w:hAnsi="Consolas" w:cs="Consolas"/>
                <w:color w:val="0000FF"/>
                <w:sz w:val="20"/>
                <w:szCs w:val="20"/>
                <w:highlight w:val="white"/>
              </w:rPr>
              <w:t>"/&gt;</w:t>
            </w:r>
          </w:p>
          <w:p w14:paraId="525DCE27"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r>
              <w:rPr>
                <w:rFonts w:ascii="Consolas" w:hAnsi="Consolas" w:cs="Consolas"/>
                <w:color w:val="000000"/>
                <w:sz w:val="20"/>
                <w:szCs w:val="20"/>
                <w:highlight w:val="white"/>
              </w:rPr>
              <w:t>#RE02.1.1</w:t>
            </w:r>
            <w:r>
              <w:rPr>
                <w:rFonts w:ascii="Consolas" w:hAnsi="Consolas" w:cs="Consolas"/>
                <w:color w:val="0000FF"/>
                <w:sz w:val="20"/>
                <w:szCs w:val="20"/>
                <w:highlight w:val="white"/>
              </w:rPr>
              <w:t>&lt;/</w:t>
            </w:r>
            <w:r>
              <w:rPr>
                <w:rFonts w:ascii="Consolas" w:hAnsi="Consolas" w:cs="Consolas"/>
                <w:color w:val="800000"/>
                <w:sz w:val="20"/>
                <w:szCs w:val="20"/>
                <w:highlight w:val="white"/>
              </w:rPr>
              <w:t>IRI</w:t>
            </w:r>
            <w:r>
              <w:rPr>
                <w:rFonts w:ascii="Consolas" w:hAnsi="Consolas" w:cs="Consolas"/>
                <w:color w:val="0000FF"/>
                <w:sz w:val="20"/>
                <w:szCs w:val="20"/>
                <w:highlight w:val="white"/>
              </w:rPr>
              <w:t>&gt;</w:t>
            </w:r>
          </w:p>
          <w:p w14:paraId="73BA8CCD"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r>
              <w:rPr>
                <w:rFonts w:ascii="Consolas" w:hAnsi="Consolas" w:cs="Consolas"/>
                <w:color w:val="000000"/>
                <w:sz w:val="20"/>
                <w:szCs w:val="20"/>
                <w:highlight w:val="white"/>
              </w:rPr>
              <w:t>page 60</w:t>
            </w:r>
            <w:r>
              <w:rPr>
                <w:rFonts w:ascii="Consolas" w:hAnsi="Consolas" w:cs="Consolas"/>
                <w:color w:val="0000FF"/>
                <w:sz w:val="20"/>
                <w:szCs w:val="20"/>
                <w:highlight w:val="white"/>
              </w:rPr>
              <w:t>&lt;/</w:t>
            </w:r>
            <w:r>
              <w:rPr>
                <w:rFonts w:ascii="Consolas" w:hAnsi="Consolas" w:cs="Consolas"/>
                <w:color w:val="800000"/>
                <w:sz w:val="20"/>
                <w:szCs w:val="20"/>
                <w:highlight w:val="white"/>
              </w:rPr>
              <w:t>Literal</w:t>
            </w:r>
            <w:r>
              <w:rPr>
                <w:rFonts w:ascii="Consolas" w:hAnsi="Consolas" w:cs="Consolas"/>
                <w:color w:val="0000FF"/>
                <w:sz w:val="20"/>
                <w:szCs w:val="20"/>
                <w:highlight w:val="white"/>
              </w:rPr>
              <w:t>&gt;</w:t>
            </w:r>
          </w:p>
          <w:p w14:paraId="55114475" w14:textId="3657C37B" w:rsidR="00B3350A" w:rsidRPr="00B3350A" w:rsidRDefault="00B11CE4" w:rsidP="00B3350A">
            <w:pPr>
              <w:rPr>
                <w:rFonts w:ascii="Consolas" w:hAnsi="Consolas" w:cs="Consolas"/>
                <w:color w:val="0000FF"/>
                <w:sz w:val="20"/>
                <w:szCs w:val="20"/>
              </w:rPr>
            </w:pPr>
            <w:r>
              <w:rPr>
                <w:rFonts w:ascii="Consolas" w:hAnsi="Consolas" w:cs="Consolas"/>
                <w:color w:val="000000"/>
                <w:sz w:val="20"/>
                <w:szCs w:val="20"/>
                <w:highlight w:val="white"/>
              </w:rPr>
              <w:t xml:space="preserve">    </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AnnotationAssertion</w:t>
            </w:r>
            <w:proofErr w:type="spellEnd"/>
            <w:r>
              <w:rPr>
                <w:rFonts w:ascii="Consolas" w:hAnsi="Consolas" w:cs="Consolas"/>
                <w:color w:val="0000FF"/>
                <w:sz w:val="20"/>
                <w:szCs w:val="20"/>
                <w:highlight w:val="white"/>
              </w:rPr>
              <w:t>&gt;</w:t>
            </w:r>
          </w:p>
        </w:tc>
      </w:tr>
    </w:tbl>
    <w:p w14:paraId="0D0489BE" w14:textId="77777777" w:rsidR="00B3350A" w:rsidRDefault="00B3350A">
      <w:r>
        <w:br w:type="page"/>
      </w:r>
    </w:p>
    <w:tbl>
      <w:tblPr>
        <w:tblStyle w:val="TableGrid"/>
        <w:tblW w:w="0" w:type="auto"/>
        <w:tblLook w:val="04A0" w:firstRow="1" w:lastRow="0" w:firstColumn="1" w:lastColumn="0" w:noHBand="0" w:noVBand="1"/>
      </w:tblPr>
      <w:tblGrid>
        <w:gridCol w:w="10070"/>
      </w:tblGrid>
      <w:tr w:rsidR="003F5BA2" w14:paraId="08267777" w14:textId="77777777" w:rsidTr="003F5BA2">
        <w:tc>
          <w:tcPr>
            <w:tcW w:w="10070" w:type="dxa"/>
          </w:tcPr>
          <w:p w14:paraId="2B2BB233" w14:textId="33F411C2" w:rsidR="003F5BA2" w:rsidRPr="00B3350A" w:rsidRDefault="003F5BA2">
            <w:pPr>
              <w:rPr>
                <w:rFonts w:ascii="Segoe UI" w:eastAsia="Times New Roman" w:hAnsi="Segoe UI" w:cs="Segoe UI"/>
                <w:b/>
                <w:bCs/>
                <w:sz w:val="21"/>
                <w:szCs w:val="21"/>
              </w:rPr>
            </w:pPr>
            <w:r w:rsidRPr="00B3350A">
              <w:rPr>
                <w:rFonts w:ascii="Segoe UI" w:eastAsia="Times New Roman" w:hAnsi="Segoe UI" w:cs="Segoe UI"/>
                <w:b/>
                <w:bCs/>
                <w:sz w:val="21"/>
                <w:szCs w:val="21"/>
              </w:rPr>
              <w:lastRenderedPageBreak/>
              <w:t>XSLT stylesheet for naming-pattern confirmation excerpt</w:t>
            </w:r>
          </w:p>
          <w:p w14:paraId="1DAD64EA" w14:textId="2CB82BD2"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proofErr w:type="gramStart"/>
            <w:r>
              <w:rPr>
                <w:rFonts w:ascii="Consolas" w:hAnsi="Consolas" w:cs="Consolas"/>
                <w:color w:val="0000FF"/>
                <w:sz w:val="20"/>
                <w:szCs w:val="20"/>
                <w:highlight w:val="white"/>
              </w:rPr>
              <w:t>&lt;!--</w:t>
            </w:r>
            <w:proofErr w:type="gramEnd"/>
            <w:r>
              <w:rPr>
                <w:rFonts w:ascii="Consolas" w:hAnsi="Consolas" w:cs="Consolas"/>
                <w:color w:val="808080"/>
                <w:sz w:val="20"/>
                <w:szCs w:val="20"/>
                <w:highlight w:val="white"/>
              </w:rPr>
              <w:t xml:space="preserve"> autogenerated </w:t>
            </w:r>
            <w:proofErr w:type="spellStart"/>
            <w:r>
              <w:rPr>
                <w:rFonts w:ascii="Consolas" w:hAnsi="Consolas" w:cs="Consolas"/>
                <w:color w:val="808080"/>
                <w:sz w:val="20"/>
                <w:szCs w:val="20"/>
                <w:highlight w:val="white"/>
              </w:rPr>
              <w:t>dadmRiskElementType</w:t>
            </w:r>
            <w:proofErr w:type="spellEnd"/>
            <w:r>
              <w:rPr>
                <w:rFonts w:ascii="Consolas" w:hAnsi="Consolas" w:cs="Consolas"/>
                <w:color w:val="808080"/>
                <w:sz w:val="20"/>
                <w:szCs w:val="20"/>
                <w:highlight w:val="white"/>
              </w:rPr>
              <w:t xml:space="preserve"> enumerations </w:t>
            </w:r>
            <w:r>
              <w:rPr>
                <w:rFonts w:ascii="Consolas" w:hAnsi="Consolas" w:cs="Consolas"/>
                <w:color w:val="0000FF"/>
                <w:sz w:val="20"/>
                <w:szCs w:val="20"/>
                <w:highlight w:val="white"/>
              </w:rPr>
              <w:t>--&gt;</w:t>
            </w:r>
          </w:p>
          <w:p w14:paraId="200522FA"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xsd:simpleType</w:t>
            </w:r>
            <w:proofErr w:type="spellEnd"/>
            <w:proofErr w:type="gramEnd"/>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dadmRiskElementNames</w:t>
            </w:r>
            <w:proofErr w:type="spellEnd"/>
            <w:r>
              <w:rPr>
                <w:rFonts w:ascii="Consolas" w:hAnsi="Consolas" w:cs="Consolas"/>
                <w:color w:val="0000FF"/>
                <w:sz w:val="20"/>
                <w:szCs w:val="20"/>
                <w:highlight w:val="white"/>
              </w:rPr>
              <w:t>"&gt;</w:t>
            </w:r>
          </w:p>
          <w:p w14:paraId="001B8C9E"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3BEE3AED"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xsd:documentation</w:t>
            </w:r>
            <w:proofErr w:type="spellEnd"/>
            <w:proofErr w:type="gramEnd"/>
            <w:r>
              <w:rPr>
                <w:rFonts w:ascii="Consolas" w:hAnsi="Consolas" w:cs="Consolas"/>
                <w:color w:val="0000FF"/>
                <w:sz w:val="20"/>
                <w:szCs w:val="20"/>
                <w:highlight w:val="white"/>
              </w:rPr>
              <w:t>&gt;</w:t>
            </w:r>
            <w:r>
              <w:rPr>
                <w:rFonts w:ascii="Consolas" w:hAnsi="Consolas" w:cs="Consolas"/>
                <w:color w:val="000000"/>
                <w:sz w:val="20"/>
                <w:szCs w:val="20"/>
                <w:highlight w:val="white"/>
              </w:rPr>
              <w:t>DADM Risk Elements</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xsd:documentation</w:t>
            </w:r>
            <w:proofErr w:type="spellEnd"/>
            <w:r>
              <w:rPr>
                <w:rFonts w:ascii="Consolas" w:hAnsi="Consolas" w:cs="Consolas"/>
                <w:color w:val="0000FF"/>
                <w:sz w:val="20"/>
                <w:szCs w:val="20"/>
                <w:highlight w:val="white"/>
              </w:rPr>
              <w:t>&gt;</w:t>
            </w:r>
          </w:p>
          <w:p w14:paraId="3D577269"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06A34CEA" w14:textId="5ECD05FA"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xsd:restriction</w:t>
            </w:r>
            <w:proofErr w:type="spellEnd"/>
            <w:proofErr w:type="gramEnd"/>
            <w:r>
              <w:rPr>
                <w:rFonts w:ascii="Consolas" w:hAnsi="Consolas" w:cs="Consolas"/>
                <w:color w:val="FF0000"/>
                <w:sz w:val="20"/>
                <w:szCs w:val="20"/>
                <w:highlight w:val="white"/>
              </w:rPr>
              <w:t xml:space="preserve"> base</w:t>
            </w:r>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xsd:string</w:t>
            </w:r>
            <w:proofErr w:type="spellEnd"/>
            <w:r>
              <w:rPr>
                <w:rFonts w:ascii="Consolas" w:hAnsi="Consolas" w:cs="Consolas"/>
                <w:color w:val="0000FF"/>
                <w:sz w:val="20"/>
                <w:szCs w:val="20"/>
                <w:highlight w:val="white"/>
              </w:rPr>
              <w:t>"&gt;</w:t>
            </w:r>
          </w:p>
          <w:p w14:paraId="41CA6B46"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xsd:enumeration</w:t>
            </w:r>
            <w:proofErr w:type="spellEnd"/>
            <w:proofErr w:type="gramEnd"/>
            <w:r>
              <w:rPr>
                <w:rFonts w:ascii="Consolas" w:hAnsi="Consolas" w:cs="Consolas"/>
                <w:color w:val="FF0000"/>
                <w:sz w:val="20"/>
                <w:szCs w:val="20"/>
                <w:highlight w:val="white"/>
              </w:rPr>
              <w:t xml:space="preserve"> value</w:t>
            </w:r>
            <w:r>
              <w:rPr>
                <w:rFonts w:ascii="Consolas" w:hAnsi="Consolas" w:cs="Consolas"/>
                <w:color w:val="0000FF"/>
                <w:sz w:val="20"/>
                <w:szCs w:val="20"/>
                <w:highlight w:val="white"/>
              </w:rPr>
              <w:t>="</w:t>
            </w:r>
            <w:r>
              <w:rPr>
                <w:rFonts w:ascii="Consolas" w:hAnsi="Consolas" w:cs="Consolas"/>
                <w:color w:val="000000"/>
                <w:sz w:val="20"/>
                <w:szCs w:val="20"/>
                <w:highlight w:val="white"/>
              </w:rPr>
              <w:t>RE02.1.1_ConsiderationsOperationalPhases</w:t>
            </w:r>
            <w:r>
              <w:rPr>
                <w:rFonts w:ascii="Consolas" w:hAnsi="Consolas" w:cs="Consolas"/>
                <w:color w:val="0000FF"/>
                <w:sz w:val="20"/>
                <w:szCs w:val="20"/>
                <w:highlight w:val="white"/>
              </w:rPr>
              <w:t>"&gt;</w:t>
            </w:r>
          </w:p>
          <w:p w14:paraId="0D823419"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57156A7D"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xsd:appinfo</w:t>
            </w:r>
            <w:proofErr w:type="spellEnd"/>
            <w:proofErr w:type="gramEnd"/>
            <w:r>
              <w:rPr>
                <w:rFonts w:ascii="Consolas" w:hAnsi="Consolas" w:cs="Consolas"/>
                <w:color w:val="0000FF"/>
                <w:sz w:val="20"/>
                <w:szCs w:val="20"/>
                <w:highlight w:val="white"/>
              </w:rPr>
              <w:t>&gt;</w:t>
            </w:r>
            <w:r>
              <w:rPr>
                <w:rFonts w:ascii="Consolas" w:hAnsi="Consolas" w:cs="Consolas"/>
                <w:color w:val="000000"/>
                <w:sz w:val="20"/>
                <w:szCs w:val="20"/>
                <w:highlight w:val="white"/>
              </w:rPr>
              <w:t>Has the concept of operation been analyzed to verify that no temporal or spatial accountability gaps exist regarding the use of IAS?</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xsd:appinfo</w:t>
            </w:r>
            <w:proofErr w:type="spellEnd"/>
            <w:r>
              <w:rPr>
                <w:rFonts w:ascii="Consolas" w:hAnsi="Consolas" w:cs="Consolas"/>
                <w:color w:val="0000FF"/>
                <w:sz w:val="20"/>
                <w:szCs w:val="20"/>
                <w:highlight w:val="white"/>
              </w:rPr>
              <w:t>&gt;</w:t>
            </w:r>
          </w:p>
          <w:p w14:paraId="6BA31B38" w14:textId="77777777"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4133DBD1" w14:textId="77E2787E" w:rsidR="00B11CE4" w:rsidRDefault="00B11CE4" w:rsidP="00B3350A">
            <w:pPr>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xsd:enumeration</w:t>
            </w:r>
            <w:proofErr w:type="spellEnd"/>
            <w:proofErr w:type="gramEnd"/>
            <w:r>
              <w:rPr>
                <w:rFonts w:ascii="Consolas" w:hAnsi="Consolas" w:cs="Consolas"/>
                <w:color w:val="0000FF"/>
                <w:sz w:val="20"/>
                <w:szCs w:val="20"/>
                <w:highlight w:val="white"/>
              </w:rPr>
              <w:t>&gt;</w:t>
            </w:r>
          </w:p>
          <w:p w14:paraId="7D84BAC3" w14:textId="46356CDD" w:rsidR="00B11CE4" w:rsidRDefault="00B11CE4" w:rsidP="00B11CE4">
            <w:pPr>
              <w:autoSpaceDE w:val="0"/>
              <w:autoSpaceDN w:val="0"/>
              <w:adjustRightInd w:val="0"/>
              <w:rPr>
                <w:rFonts w:ascii="Consolas" w:hAnsi="Consolas" w:cs="Consolas"/>
                <w:color w:val="0000FF"/>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xsd:restriction</w:t>
            </w:r>
            <w:proofErr w:type="spellEnd"/>
            <w:proofErr w:type="gramEnd"/>
            <w:r>
              <w:rPr>
                <w:rFonts w:ascii="Consolas" w:hAnsi="Consolas" w:cs="Consolas"/>
                <w:color w:val="0000FF"/>
                <w:sz w:val="20"/>
                <w:szCs w:val="20"/>
                <w:highlight w:val="white"/>
              </w:rPr>
              <w:t>&gt;</w:t>
            </w:r>
          </w:p>
          <w:p w14:paraId="0A9E3421" w14:textId="28DC287D" w:rsidR="00B11CE4" w:rsidRDefault="00B11CE4" w:rsidP="00B11CE4">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gramStart"/>
            <w:r>
              <w:rPr>
                <w:rFonts w:ascii="Consolas" w:hAnsi="Consolas" w:cs="Consolas"/>
                <w:color w:val="0000FF"/>
                <w:sz w:val="20"/>
                <w:szCs w:val="20"/>
                <w:highlight w:val="white"/>
              </w:rPr>
              <w:t>&lt;!--</w:t>
            </w:r>
            <w:proofErr w:type="gramEnd"/>
            <w:r>
              <w:rPr>
                <w:rFonts w:ascii="Consolas" w:hAnsi="Consolas" w:cs="Consolas"/>
                <w:color w:val="808080"/>
                <w:sz w:val="20"/>
                <w:szCs w:val="20"/>
                <w:highlight w:val="white"/>
              </w:rPr>
              <w:t xml:space="preserve"> additional enumerations </w:t>
            </w:r>
            <w:r>
              <w:rPr>
                <w:rFonts w:ascii="Consolas" w:hAnsi="Consolas" w:cs="Consolas"/>
                <w:color w:val="0000FF"/>
                <w:sz w:val="20"/>
                <w:szCs w:val="20"/>
                <w:highlight w:val="white"/>
              </w:rPr>
              <w:t>--&gt;</w:t>
            </w:r>
          </w:p>
          <w:p w14:paraId="4093FB8F" w14:textId="67FDC2DF" w:rsidR="00B11CE4" w:rsidRDefault="00B11CE4" w:rsidP="00B11CE4">
            <w:pPr>
              <w:rPr>
                <w:rFonts w:ascii="Segoe UI" w:eastAsia="Times New Roman" w:hAnsi="Segoe UI" w:cs="Segoe UI"/>
                <w:sz w:val="21"/>
                <w:szCs w:val="21"/>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xsd:simpleType</w:t>
            </w:r>
            <w:proofErr w:type="spellEnd"/>
            <w:proofErr w:type="gramEnd"/>
            <w:r>
              <w:rPr>
                <w:rFonts w:ascii="Consolas" w:hAnsi="Consolas" w:cs="Consolas"/>
                <w:color w:val="0000FF"/>
                <w:sz w:val="20"/>
                <w:szCs w:val="20"/>
                <w:highlight w:val="white"/>
              </w:rPr>
              <w:t>&gt;</w:t>
            </w:r>
          </w:p>
        </w:tc>
      </w:tr>
      <w:tr w:rsidR="003F5BA2" w14:paraId="14EAAC7F" w14:textId="77777777" w:rsidTr="003F5BA2">
        <w:tc>
          <w:tcPr>
            <w:tcW w:w="10070" w:type="dxa"/>
          </w:tcPr>
          <w:p w14:paraId="61A5F22E" w14:textId="563CF391" w:rsidR="003F5BA2" w:rsidRPr="00B3350A" w:rsidRDefault="003F5BA2" w:rsidP="006D016D">
            <w:pPr>
              <w:keepNext/>
              <w:rPr>
                <w:rFonts w:ascii="Segoe UI" w:eastAsia="Times New Roman" w:hAnsi="Segoe UI" w:cs="Segoe UI"/>
                <w:b/>
                <w:bCs/>
                <w:sz w:val="21"/>
                <w:szCs w:val="21"/>
              </w:rPr>
            </w:pPr>
            <w:r w:rsidRPr="00B3350A">
              <w:rPr>
                <w:rFonts w:ascii="Segoe UI" w:eastAsia="Times New Roman" w:hAnsi="Segoe UI" w:cs="Segoe UI"/>
                <w:b/>
                <w:bCs/>
                <w:sz w:val="21"/>
                <w:szCs w:val="21"/>
              </w:rPr>
              <w:t>Output checker excerpt</w:t>
            </w:r>
            <w:r w:rsidR="00B3350A" w:rsidRPr="00B3350A">
              <w:rPr>
                <w:rFonts w:ascii="Segoe UI" w:eastAsia="Times New Roman" w:hAnsi="Segoe UI" w:cs="Segoe UI"/>
                <w:b/>
                <w:bCs/>
                <w:sz w:val="21"/>
                <w:szCs w:val="21"/>
              </w:rPr>
              <w:t xml:space="preserve"> shows no warnings/errors:</w:t>
            </w:r>
          </w:p>
          <w:p w14:paraId="015D3BE1" w14:textId="77777777" w:rsidR="00B3350A" w:rsidRDefault="00B3350A" w:rsidP="00B11CE4">
            <w:pPr>
              <w:keepNext/>
              <w:rPr>
                <w:rFonts w:ascii="Courier New" w:eastAsia="Times New Roman" w:hAnsi="Courier New" w:cs="Courier New"/>
                <w:sz w:val="18"/>
                <w:szCs w:val="18"/>
              </w:rPr>
            </w:pPr>
          </w:p>
          <w:p w14:paraId="0747F0E1" w14:textId="7C6D1F78" w:rsidR="00B11CE4" w:rsidRPr="00B3350A" w:rsidRDefault="00B11CE4" w:rsidP="00B11CE4">
            <w:pPr>
              <w:keepNext/>
              <w:rPr>
                <w:rFonts w:ascii="Courier New" w:eastAsia="Times New Roman" w:hAnsi="Courier New" w:cs="Courier New"/>
                <w:sz w:val="18"/>
                <w:szCs w:val="18"/>
              </w:rPr>
            </w:pPr>
            <w:proofErr w:type="spellStart"/>
            <w:r w:rsidRPr="00B3350A">
              <w:rPr>
                <w:rFonts w:ascii="Courier New" w:eastAsia="Times New Roman" w:hAnsi="Courier New" w:cs="Courier New"/>
                <w:sz w:val="18"/>
                <w:szCs w:val="18"/>
              </w:rPr>
              <w:t>MeoDadmNamingVerification</w:t>
            </w:r>
            <w:proofErr w:type="spellEnd"/>
            <w:r w:rsidRPr="00B3350A">
              <w:rPr>
                <w:rFonts w:ascii="Courier New" w:eastAsia="Times New Roman" w:hAnsi="Courier New" w:cs="Courier New"/>
                <w:sz w:val="18"/>
                <w:szCs w:val="18"/>
              </w:rPr>
              <w:t xml:space="preserve"> ontologies/MissionExecutionOntology3.1-DADM.owl using stylesheets/</w:t>
            </w:r>
            <w:proofErr w:type="spellStart"/>
            <w:r w:rsidRPr="00B3350A">
              <w:rPr>
                <w:rFonts w:ascii="Courier New" w:eastAsia="Times New Roman" w:hAnsi="Courier New" w:cs="Courier New"/>
                <w:sz w:val="18"/>
                <w:szCs w:val="18"/>
              </w:rPr>
              <w:t>MeoDadmNamingVerification.xslt</w:t>
            </w:r>
            <w:proofErr w:type="spellEnd"/>
          </w:p>
          <w:p w14:paraId="42BF9D71" w14:textId="11212380" w:rsidR="00B11CE4" w:rsidRPr="00B3350A" w:rsidRDefault="00B11CE4" w:rsidP="00B11CE4">
            <w:pPr>
              <w:keepNext/>
              <w:rPr>
                <w:rFonts w:ascii="Courier New" w:eastAsia="Times New Roman" w:hAnsi="Courier New" w:cs="Courier New"/>
                <w:sz w:val="18"/>
                <w:szCs w:val="18"/>
              </w:rPr>
            </w:pPr>
            <w:proofErr w:type="spellStart"/>
            <w:r w:rsidRPr="00B3350A">
              <w:rPr>
                <w:rFonts w:ascii="Courier New" w:eastAsia="Times New Roman" w:hAnsi="Courier New" w:cs="Courier New"/>
                <w:sz w:val="18"/>
                <w:szCs w:val="18"/>
              </w:rPr>
              <w:t>MeoDadmNamingVerification.xslt</w:t>
            </w:r>
            <w:proofErr w:type="spellEnd"/>
            <w:r w:rsidRPr="00B3350A">
              <w:rPr>
                <w:rFonts w:ascii="Courier New" w:eastAsia="Times New Roman" w:hAnsi="Courier New" w:cs="Courier New"/>
                <w:sz w:val="18"/>
                <w:szCs w:val="18"/>
              </w:rPr>
              <w:t xml:space="preserve"> checks for MEO </w:t>
            </w:r>
            <w:proofErr w:type="gramStart"/>
            <w:r w:rsidRPr="00B3350A">
              <w:rPr>
                <w:rFonts w:ascii="Courier New" w:eastAsia="Times New Roman" w:hAnsi="Courier New" w:cs="Courier New"/>
                <w:sz w:val="18"/>
                <w:szCs w:val="18"/>
              </w:rPr>
              <w:t>DADM .owl</w:t>
            </w:r>
            <w:proofErr w:type="gramEnd"/>
            <w:r w:rsidRPr="00B3350A">
              <w:rPr>
                <w:rFonts w:ascii="Courier New" w:eastAsia="Times New Roman" w:hAnsi="Courier New" w:cs="Courier New"/>
                <w:sz w:val="18"/>
                <w:szCs w:val="18"/>
              </w:rPr>
              <w:t xml:space="preserve"> ontology:</w:t>
            </w:r>
          </w:p>
          <w:p w14:paraId="64CC5553" w14:textId="77777777" w:rsidR="00B3350A" w:rsidRPr="00B3350A" w:rsidRDefault="00B3350A" w:rsidP="00B11CE4">
            <w:pPr>
              <w:keepNext/>
              <w:rPr>
                <w:rFonts w:ascii="Courier New" w:eastAsia="Times New Roman" w:hAnsi="Courier New" w:cs="Courier New"/>
                <w:sz w:val="18"/>
                <w:szCs w:val="18"/>
              </w:rPr>
            </w:pPr>
          </w:p>
          <w:p w14:paraId="06E46B94" w14:textId="77777777" w:rsidR="00B3350A" w:rsidRPr="00B3350A" w:rsidRDefault="00B3350A" w:rsidP="00B3350A">
            <w:pPr>
              <w:keepNext/>
              <w:rPr>
                <w:rFonts w:ascii="Courier New" w:eastAsia="Times New Roman" w:hAnsi="Courier New" w:cs="Courier New"/>
                <w:sz w:val="18"/>
                <w:szCs w:val="18"/>
              </w:rPr>
            </w:pPr>
            <w:r w:rsidRPr="00B3350A">
              <w:rPr>
                <w:rFonts w:ascii="Courier New" w:eastAsia="Times New Roman" w:hAnsi="Courier New" w:cs="Courier New"/>
                <w:sz w:val="18"/>
                <w:szCs w:val="18"/>
              </w:rPr>
              <w:t>Class IRI='#RE02.1.1'</w:t>
            </w:r>
          </w:p>
          <w:p w14:paraId="03FFB90D" w14:textId="1A2EFDB7" w:rsidR="00B3350A" w:rsidRPr="00B3350A" w:rsidRDefault="00B3350A" w:rsidP="00B3350A">
            <w:pPr>
              <w:keepNext/>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owl:subClassOf</w:t>
            </w:r>
            <w:proofErr w:type="spellEnd"/>
            <w:proofErr w:type="gramEnd"/>
            <w:r w:rsidRPr="00B3350A">
              <w:rPr>
                <w:rFonts w:ascii="Courier New" w:eastAsia="Times New Roman" w:hAnsi="Courier New" w:cs="Courier New"/>
                <w:sz w:val="18"/>
                <w:szCs w:val="18"/>
              </w:rPr>
              <w:t xml:space="preserve">   #DADM02.1</w:t>
            </w:r>
          </w:p>
          <w:p w14:paraId="046AE89D" w14:textId="77777777" w:rsidR="00B3350A" w:rsidRPr="00B3350A" w:rsidRDefault="00B3350A" w:rsidP="00B3350A">
            <w:pPr>
              <w:keepNext/>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rdfs:label</w:t>
            </w:r>
            <w:proofErr w:type="spellEnd"/>
            <w:proofErr w:type="gramEnd"/>
            <w:r w:rsidRPr="00B3350A">
              <w:rPr>
                <w:rFonts w:ascii="Courier New" w:eastAsia="Times New Roman" w:hAnsi="Courier New" w:cs="Courier New"/>
                <w:sz w:val="18"/>
                <w:szCs w:val="18"/>
              </w:rPr>
              <w:t xml:space="preserve">       RE02.1.1_ConsiderationsOperationalPhases</w:t>
            </w:r>
          </w:p>
          <w:p w14:paraId="146A8E0E" w14:textId="77777777" w:rsidR="00B3350A" w:rsidRPr="00B3350A" w:rsidRDefault="00B3350A" w:rsidP="00B3350A">
            <w:pPr>
              <w:keepNext/>
              <w:rPr>
                <w:rFonts w:ascii="Courier New" w:eastAsia="Times New Roman" w:hAnsi="Courier New" w:cs="Courier New"/>
                <w:sz w:val="18"/>
                <w:szCs w:val="18"/>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owl:versionInfo</w:t>
            </w:r>
            <w:proofErr w:type="spellEnd"/>
            <w:proofErr w:type="gramEnd"/>
            <w:r w:rsidRPr="00B3350A">
              <w:rPr>
                <w:rFonts w:ascii="Courier New" w:eastAsia="Times New Roman" w:hAnsi="Courier New" w:cs="Courier New"/>
                <w:sz w:val="18"/>
                <w:szCs w:val="18"/>
              </w:rPr>
              <w:t xml:space="preserve">  page 60</w:t>
            </w:r>
          </w:p>
          <w:p w14:paraId="46C1D3E4" w14:textId="0A742DC0" w:rsidR="00B3350A" w:rsidRDefault="00B3350A" w:rsidP="00B3350A">
            <w:pPr>
              <w:keepNext/>
              <w:rPr>
                <w:rFonts w:ascii="Segoe UI" w:eastAsia="Times New Roman" w:hAnsi="Segoe UI" w:cs="Segoe UI"/>
                <w:sz w:val="21"/>
                <w:szCs w:val="21"/>
              </w:rPr>
            </w:pPr>
            <w:r w:rsidRPr="00B3350A">
              <w:rPr>
                <w:rFonts w:ascii="Courier New" w:eastAsia="Times New Roman" w:hAnsi="Courier New" w:cs="Courier New"/>
                <w:sz w:val="18"/>
                <w:szCs w:val="18"/>
              </w:rPr>
              <w:t xml:space="preserve">   </w:t>
            </w:r>
            <w:proofErr w:type="spellStart"/>
            <w:proofErr w:type="gramStart"/>
            <w:r w:rsidRPr="00B3350A">
              <w:rPr>
                <w:rFonts w:ascii="Courier New" w:eastAsia="Times New Roman" w:hAnsi="Courier New" w:cs="Courier New"/>
                <w:sz w:val="18"/>
                <w:szCs w:val="18"/>
              </w:rPr>
              <w:t>rdfs:comment</w:t>
            </w:r>
            <w:proofErr w:type="spellEnd"/>
            <w:proofErr w:type="gramEnd"/>
            <w:r w:rsidRPr="00B3350A">
              <w:rPr>
                <w:rFonts w:ascii="Courier New" w:eastAsia="Times New Roman" w:hAnsi="Courier New" w:cs="Courier New"/>
                <w:sz w:val="18"/>
                <w:szCs w:val="18"/>
              </w:rPr>
              <w:t xml:space="preserve">    "Has the concept of operation been analyzed to verify that no temporal or spatial accountability gaps exist regarding the use of IAS?"</w:t>
            </w:r>
          </w:p>
        </w:tc>
      </w:tr>
    </w:tbl>
    <w:p w14:paraId="78669C12" w14:textId="3F6B32E4" w:rsidR="00E21176" w:rsidRDefault="003F5BA2" w:rsidP="006D016D">
      <w:pPr>
        <w:pStyle w:val="Caption"/>
        <w:jc w:val="center"/>
        <w:rPr>
          <w:rFonts w:ascii="Segoe UI" w:eastAsia="Times New Roman" w:hAnsi="Segoe UI" w:cs="Segoe UI"/>
          <w:sz w:val="21"/>
          <w:szCs w:val="21"/>
        </w:rPr>
      </w:pPr>
      <w:r w:rsidRPr="006D016D">
        <w:rPr>
          <w:b/>
          <w:bCs/>
        </w:rPr>
        <w:t xml:space="preserve">Figure </w:t>
      </w:r>
      <w:r w:rsidR="00CD6FEB">
        <w:rPr>
          <w:b/>
          <w:bCs/>
        </w:rPr>
        <w:t>3</w:t>
      </w:r>
      <w:r>
        <w:t>. Text processing excerpts showing (a) Turtle rules manually produced using Protege, (b) corresponding OWL RDF excerpt, (c) XSLT </w:t>
      </w:r>
      <w:r w:rsidRPr="003F5BA2">
        <w:t xml:space="preserve">stylesheet for naming-pattern </w:t>
      </w:r>
      <w:r>
        <w:t>confirmation, and (d) example stylesheet-verification output.</w:t>
      </w:r>
    </w:p>
    <w:p w14:paraId="5223DD3C" w14:textId="2AE88CD3" w:rsidR="007E5FB1" w:rsidRDefault="00B3350A" w:rsidP="007E5FB1">
      <w:r>
        <w:rPr>
          <w:noProof/>
        </w:rPr>
        <w:drawing>
          <wp:anchor distT="0" distB="0" distL="114300" distR="114300" simplePos="0" relativeHeight="251660288" behindDoc="0" locked="0" layoutInCell="1" allowOverlap="1" wp14:anchorId="6F614A26" wp14:editId="366F353F">
            <wp:simplePos x="0" y="0"/>
            <wp:positionH relativeFrom="margin">
              <wp:align>center</wp:align>
            </wp:positionH>
            <wp:positionV relativeFrom="paragraph">
              <wp:posOffset>1852567</wp:posOffset>
            </wp:positionV>
            <wp:extent cx="4005580" cy="1496695"/>
            <wp:effectExtent l="0" t="0" r="0" b="8255"/>
            <wp:wrapTopAndBottom/>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005580" cy="149669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6F47CFE" wp14:editId="612D2AFE">
                <wp:simplePos x="0" y="0"/>
                <wp:positionH relativeFrom="margin">
                  <wp:align>center</wp:align>
                </wp:positionH>
                <wp:positionV relativeFrom="paragraph">
                  <wp:posOffset>3423376</wp:posOffset>
                </wp:positionV>
                <wp:extent cx="463677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36770" cy="635"/>
                        </a:xfrm>
                        <a:prstGeom prst="rect">
                          <a:avLst/>
                        </a:prstGeom>
                        <a:solidFill>
                          <a:prstClr val="white"/>
                        </a:solidFill>
                        <a:ln>
                          <a:noFill/>
                        </a:ln>
                      </wps:spPr>
                      <wps:txbx>
                        <w:txbxContent>
                          <w:p w14:paraId="26DDCCFD" w14:textId="2328DD65" w:rsidR="00B3350A" w:rsidRPr="001341CD" w:rsidRDefault="00B3350A" w:rsidP="00B3350A">
                            <w:pPr>
                              <w:pStyle w:val="Caption"/>
                              <w:rPr>
                                <w:noProof/>
                              </w:rPr>
                            </w:pPr>
                            <w:r w:rsidRPr="00610DF8">
                              <w:t>Figure 4. Text extraction and preparation for Turtle triple production (file risk_elements_input.txt).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F47CFE" id="_x0000_t202" coordsize="21600,21600" o:spt="202" path="m,l,21600r21600,l21600,xe">
                <v:stroke joinstyle="miter"/>
                <v:path gradientshapeok="t" o:connecttype="rect"/>
              </v:shapetype>
              <v:shape id="Text Box 3" o:spid="_x0000_s1026" type="#_x0000_t202" style="position:absolute;margin-left:0;margin-top:269.55pt;width:365.1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N4FgIAADgEAAAOAAAAZHJzL2Uyb0RvYy54bWysU8Fu2zAMvQ/YPwi6L07aL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Plxfj2/uaGUpNz8+l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" stroked="f">
                <v:textbox style="mso-fit-shape-to-text:t" inset="0,0,0,0">
                  <w:txbxContent>
                    <w:p w14:paraId="26DDCCFD" w14:textId="2328DD65" w:rsidR="00B3350A" w:rsidRPr="001341CD" w:rsidRDefault="00B3350A" w:rsidP="00B3350A">
                      <w:pPr>
                        <w:pStyle w:val="Caption"/>
                        <w:rPr>
                          <w:noProof/>
                        </w:rPr>
                      </w:pPr>
                      <w:r w:rsidRPr="00610DF8">
                        <w:t>Figure 4. Text extraction and preparation for Turtle triple production (file risk_elements_input.txt).</w:t>
                      </w:r>
                    </w:p>
                  </w:txbxContent>
                </v:textbox>
                <w10:wrap type="topAndBottom" anchorx="margin"/>
              </v:shape>
            </w:pict>
          </mc:Fallback>
        </mc:AlternateContent>
      </w:r>
      <w:r w:rsidR="007E5FB1">
        <w:rPr>
          <w:rFonts w:ascii="Segoe UI" w:eastAsia="Times New Roman" w:hAnsi="Segoe UI" w:cs="Segoe UI"/>
          <w:sz w:val="21"/>
          <w:szCs w:val="21"/>
        </w:rPr>
        <w:t xml:space="preserve">Once about 40% of the </w:t>
      </w:r>
      <w:r w:rsidR="003F5BA2">
        <w:rPr>
          <w:rFonts w:ascii="Segoe UI" w:eastAsia="Times New Roman" w:hAnsi="Segoe UI" w:cs="Segoe UI"/>
          <w:sz w:val="21"/>
          <w:szCs w:val="21"/>
        </w:rPr>
        <w:t xml:space="preserve">DADM </w:t>
      </w:r>
      <w:r w:rsidR="007E5FB1">
        <w:rPr>
          <w:rFonts w:ascii="Segoe UI" w:eastAsia="Times New Roman" w:hAnsi="Segoe UI" w:cs="Segoe UI"/>
          <w:sz w:val="21"/>
          <w:szCs w:val="21"/>
        </w:rPr>
        <w:t xml:space="preserve">rules </w:t>
      </w:r>
      <w:r w:rsidR="003F5BA2">
        <w:rPr>
          <w:rFonts w:ascii="Segoe UI" w:eastAsia="Times New Roman" w:hAnsi="Segoe UI" w:cs="Segoe UI"/>
          <w:sz w:val="21"/>
          <w:szCs w:val="21"/>
        </w:rPr>
        <w:t xml:space="preserve">and risk elements </w:t>
      </w:r>
      <w:r w:rsidR="007E5FB1">
        <w:rPr>
          <w:rFonts w:ascii="Segoe UI" w:eastAsia="Times New Roman" w:hAnsi="Segoe UI" w:cs="Segoe UI"/>
          <w:sz w:val="21"/>
          <w:szCs w:val="21"/>
        </w:rPr>
        <w:t xml:space="preserve">were established satisfactorily and naming-patterns confirmed, the </w:t>
      </w:r>
      <w:r w:rsidR="007E5FB1">
        <w:t xml:space="preserve">team performed the generation of plain-text Turtle triples using a Python script and iterative processing.  </w:t>
      </w:r>
      <w:r w:rsidR="003F5BA2">
        <w:t xml:space="preserve">Common techniques for “big data” processing were applied.  </w:t>
      </w:r>
      <w:r w:rsidR="007E5FB1">
        <w:t>The process began with cutting and pasting relevant prose from the DADM pdf source document text into a text file.</w:t>
      </w:r>
      <w:r w:rsidR="003F5BA2">
        <w:t xml:space="preserve">  </w:t>
      </w:r>
      <w:r w:rsidR="00CD6FEB">
        <w:t>Specifically, a</w:t>
      </w:r>
      <w:r w:rsidR="007E5FB1">
        <w:t xml:space="preserve">nnotations are made to the source text so a Python script can generate the nodes with the appropriate relationships.  These include adding variable names before the Risks (e.g., </w:t>
      </w:r>
      <w:proofErr w:type="spellStart"/>
      <w:r w:rsidR="007E5FB1">
        <w:rPr>
          <w:i/>
        </w:rPr>
        <w:t>IdentifiedTermsDevelopmentUse</w:t>
      </w:r>
      <w:proofErr w:type="spellEnd"/>
      <w:r w:rsidR="007E5FB1">
        <w:t xml:space="preserve"> on line 3), adding additional bullets to indicate hierarchy (e.g., * addition on line 18), and placing @ symbols before text line parents that are not risk elements (e.g., @on line 17).  Finally, text cleanup including removal extra new line characters and put page numbers at the beginning vs. the end of the page (e.g., as done on lines 1 and 15).  </w:t>
      </w:r>
    </w:p>
    <w:p w14:paraId="7273E407" w14:textId="62FFDE59" w:rsidR="00B3350A" w:rsidRDefault="00B3350A" w:rsidP="007E5FB1"/>
    <w:tbl>
      <w:tblPr>
        <w:tblStyle w:val="TableGrid"/>
        <w:tblpPr w:leftFromText="180" w:rightFromText="180" w:vertAnchor="text" w:horzAnchor="margin" w:tblpY="1086"/>
        <w:tblW w:w="0" w:type="auto"/>
        <w:tblLook w:val="04A0" w:firstRow="1" w:lastRow="0" w:firstColumn="1" w:lastColumn="0" w:noHBand="0" w:noVBand="1"/>
      </w:tblPr>
      <w:tblGrid>
        <w:gridCol w:w="4485"/>
        <w:gridCol w:w="5585"/>
      </w:tblGrid>
      <w:tr w:rsidR="00767072" w14:paraId="1B5891F1" w14:textId="77777777" w:rsidTr="00B3350A">
        <w:tc>
          <w:tcPr>
            <w:tcW w:w="5113" w:type="dxa"/>
          </w:tcPr>
          <w:p w14:paraId="75862F95" w14:textId="77777777" w:rsidR="00B3350A" w:rsidRDefault="00B3350A" w:rsidP="00B3350A">
            <w:pPr>
              <w:rPr>
                <w:rFonts w:ascii="Segoe UI" w:eastAsia="Times New Roman" w:hAnsi="Segoe UI" w:cs="Segoe UI"/>
                <w:sz w:val="21"/>
                <w:szCs w:val="21"/>
              </w:rPr>
            </w:pPr>
            <w:r>
              <w:rPr>
                <w:noProof/>
              </w:rPr>
              <w:lastRenderedPageBreak/>
              <w:drawing>
                <wp:inline distT="114300" distB="114300" distL="114300" distR="114300" wp14:anchorId="2FE38C0A" wp14:editId="7D8401D5">
                  <wp:extent cx="3179217" cy="2983230"/>
                  <wp:effectExtent l="0" t="0" r="2540" b="762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206380" cy="3008719"/>
                          </a:xfrm>
                          <a:prstGeom prst="rect">
                            <a:avLst/>
                          </a:prstGeom>
                          <a:ln/>
                        </pic:spPr>
                      </pic:pic>
                    </a:graphicData>
                  </a:graphic>
                </wp:inline>
              </w:drawing>
            </w:r>
          </w:p>
        </w:tc>
        <w:tc>
          <w:tcPr>
            <w:tcW w:w="4957" w:type="dxa"/>
          </w:tcPr>
          <w:p w14:paraId="37DC593F" w14:textId="7432AC67" w:rsidR="00B3350A" w:rsidRDefault="00767072" w:rsidP="00B3350A">
            <w:pPr>
              <w:keepNext/>
              <w:rPr>
                <w:rFonts w:ascii="Segoe UI" w:eastAsia="Times New Roman" w:hAnsi="Segoe UI" w:cs="Segoe UI"/>
                <w:sz w:val="21"/>
                <w:szCs w:val="21"/>
              </w:rPr>
            </w:pPr>
            <w:r w:rsidRPr="00767072">
              <w:rPr>
                <w:rFonts w:ascii="Segoe UI" w:eastAsia="Times New Roman" w:hAnsi="Segoe UI" w:cs="Segoe UI"/>
                <w:noProof/>
                <w:sz w:val="21"/>
                <w:szCs w:val="21"/>
              </w:rPr>
              <w:drawing>
                <wp:inline distT="0" distB="0" distL="0" distR="0" wp14:anchorId="3D843AD4" wp14:editId="1FDC4F48">
                  <wp:extent cx="3995112" cy="29794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2334" cy="2984806"/>
                          </a:xfrm>
                          <a:prstGeom prst="rect">
                            <a:avLst/>
                          </a:prstGeom>
                        </pic:spPr>
                      </pic:pic>
                    </a:graphicData>
                  </a:graphic>
                </wp:inline>
              </w:drawing>
            </w:r>
            <w:r w:rsidDel="00767072">
              <w:rPr>
                <w:rFonts w:ascii="Segoe UI" w:eastAsia="Times New Roman" w:hAnsi="Segoe UI" w:cs="Segoe UI"/>
                <w:sz w:val="21"/>
                <w:szCs w:val="21"/>
              </w:rPr>
              <w:t xml:space="preserve"> </w:t>
            </w:r>
          </w:p>
        </w:tc>
      </w:tr>
    </w:tbl>
    <w:p w14:paraId="463DF66F" w14:textId="04A0556B" w:rsidR="007E5FB1" w:rsidRDefault="0085433C">
      <w:r>
        <w:t xml:space="preserve">The Python script </w:t>
      </w:r>
      <w:r>
        <w:rPr>
          <w:i/>
        </w:rPr>
        <w:t>generate_turtle.py</w:t>
      </w:r>
      <w:r>
        <w:t xml:space="preserve"> iterates through each line and updates variables needed for the reference page number and heading or generates and outputs a line of turtle format text.</w:t>
      </w:r>
      <w:r w:rsidR="00CD6FEB">
        <w:t xml:space="preserve">  Interestingly this part of the processing was possible using a Web browser and the Jupyter environment for Python programming.</w:t>
      </w:r>
    </w:p>
    <w:p w14:paraId="08D1D842" w14:textId="77777777" w:rsidR="00B3350A" w:rsidRPr="00B3350A" w:rsidRDefault="00B3350A" w:rsidP="006D016D">
      <w:pPr>
        <w:pStyle w:val="Caption"/>
        <w:jc w:val="center"/>
        <w:rPr>
          <w:b/>
          <w:bCs/>
          <w:sz w:val="4"/>
          <w:szCs w:val="4"/>
        </w:rPr>
      </w:pPr>
    </w:p>
    <w:p w14:paraId="1E093E0B" w14:textId="53DF30DE" w:rsidR="0085433C" w:rsidRPr="000D3AE8" w:rsidRDefault="00CD6FEB">
      <w:pPr>
        <w:pStyle w:val="Caption"/>
        <w:jc w:val="center"/>
      </w:pPr>
      <w:r w:rsidRPr="006D016D">
        <w:rPr>
          <w:b/>
          <w:bCs/>
        </w:rPr>
        <w:t>Figure 5</w:t>
      </w:r>
      <w:r>
        <w:t xml:space="preserve">.  Python programming </w:t>
      </w:r>
      <w:r w:rsidR="00767072">
        <w:t xml:space="preserve">with Jupyter Web-browser development environment </w:t>
      </w:r>
      <w:r>
        <w:t>was used to convert original</w:t>
      </w:r>
      <w:r w:rsidR="00767072">
        <w:t xml:space="preserve"> DADM PDF</w:t>
      </w:r>
      <w:r w:rsidR="00767072">
        <w:noBreakHyphen/>
      </w:r>
      <w:r>
        <w:t>document</w:t>
      </w:r>
      <w:r w:rsidR="00767072">
        <w:rPr>
          <w:noProof/>
        </w:rPr>
        <w:t> </w:t>
      </w:r>
      <w:r>
        <w:rPr>
          <w:noProof/>
        </w:rPr>
        <w:t>prose</w:t>
      </w:r>
      <w:r w:rsidR="00767072">
        <w:rPr>
          <w:noProof/>
        </w:rPr>
        <w:t> </w:t>
      </w:r>
      <w:r>
        <w:rPr>
          <w:noProof/>
        </w:rPr>
        <w:t>into</w:t>
      </w:r>
      <w:r w:rsidR="00767072">
        <w:rPr>
          <w:noProof/>
        </w:rPr>
        <w:t> </w:t>
      </w:r>
      <w:r>
        <w:rPr>
          <w:noProof/>
        </w:rPr>
        <w:t>Turtle triples, following </w:t>
      </w:r>
      <w:r w:rsidRPr="00EB79E3">
        <w:rPr>
          <w:noProof/>
        </w:rPr>
        <w:t>naming</w:t>
      </w:r>
      <w:r>
        <w:rPr>
          <w:noProof/>
        </w:rPr>
        <w:t> patterns established during initial manual ontology design.</w:t>
      </w:r>
    </w:p>
    <w:p w14:paraId="51CC1A72" w14:textId="77777777" w:rsidR="0090435F" w:rsidRDefault="0090435F" w:rsidP="0090435F">
      <w:pPr>
        <w:pStyle w:val="ListParagraph"/>
        <w:ind w:left="360"/>
        <w:rPr>
          <w:rFonts w:ascii="Segoe UI" w:eastAsia="Times New Roman" w:hAnsi="Segoe UI" w:cs="Segoe UI"/>
          <w:b/>
          <w:bCs/>
          <w:sz w:val="21"/>
          <w:szCs w:val="21"/>
        </w:rPr>
      </w:pPr>
    </w:p>
    <w:p w14:paraId="0AA8EC84" w14:textId="18500B3E" w:rsidR="00F125EA" w:rsidRPr="006D016D" w:rsidRDefault="00F125EA" w:rsidP="006D016D">
      <w:pPr>
        <w:pStyle w:val="ListParagraph"/>
        <w:numPr>
          <w:ilvl w:val="0"/>
          <w:numId w:val="3"/>
        </w:numPr>
        <w:rPr>
          <w:rFonts w:ascii="Segoe UI" w:eastAsia="Times New Roman" w:hAnsi="Segoe UI" w:cs="Segoe UI"/>
          <w:b/>
          <w:bCs/>
          <w:sz w:val="21"/>
          <w:szCs w:val="21"/>
        </w:rPr>
      </w:pPr>
      <w:r w:rsidRPr="006D016D">
        <w:rPr>
          <w:rFonts w:ascii="Segoe UI" w:eastAsia="Times New Roman" w:hAnsi="Segoe UI" w:cs="Segoe UI"/>
          <w:b/>
          <w:bCs/>
          <w:sz w:val="21"/>
          <w:szCs w:val="21"/>
        </w:rPr>
        <w:t xml:space="preserve">Integrating DADM Risk Elements in AVCL Mission Definitions </w:t>
      </w:r>
    </w:p>
    <w:p w14:paraId="4E49800D" w14:textId="477C29B6" w:rsidR="00CD6FEB" w:rsidRDefault="00CD6FEB" w:rsidP="00CD6FEB">
      <w:pPr>
        <w:rPr>
          <w:rFonts w:ascii="Segoe UI" w:eastAsia="Times New Roman" w:hAnsi="Segoe UI" w:cs="Segoe UI"/>
          <w:sz w:val="21"/>
          <w:szCs w:val="21"/>
        </w:rPr>
      </w:pPr>
      <w:r>
        <w:rPr>
          <w:rFonts w:ascii="Segoe UI" w:eastAsia="Times New Roman" w:hAnsi="Segoe UI" w:cs="Segoe UI"/>
          <w:sz w:val="21"/>
          <w:szCs w:val="21"/>
        </w:rPr>
        <w:t>The next step performed was</w:t>
      </w:r>
      <w:r w:rsidRPr="00636975">
        <w:rPr>
          <w:rFonts w:ascii="Segoe UI" w:eastAsia="Times New Roman" w:hAnsi="Segoe UI" w:cs="Segoe UI"/>
          <w:sz w:val="21"/>
          <w:szCs w:val="21"/>
        </w:rPr>
        <w:t xml:space="preserve"> integrating these constructs within AVCL mission declarations and MEO ontology (specifically the Constraints hierarchy) for ease of use in referring to individual </w:t>
      </w:r>
      <w:r>
        <w:rPr>
          <w:rFonts w:ascii="Segoe UI" w:eastAsia="Times New Roman" w:hAnsi="Segoe UI" w:cs="Segoe UI"/>
          <w:sz w:val="21"/>
          <w:szCs w:val="21"/>
        </w:rPr>
        <w:t>DADM categorie</w:t>
      </w:r>
      <w:r w:rsidRPr="00636975">
        <w:rPr>
          <w:rFonts w:ascii="Segoe UI" w:eastAsia="Times New Roman" w:hAnsi="Segoe UI" w:cs="Segoe UI"/>
          <w:sz w:val="21"/>
          <w:szCs w:val="21"/>
        </w:rPr>
        <w:t xml:space="preserve">s and </w:t>
      </w:r>
      <w:r>
        <w:rPr>
          <w:rFonts w:ascii="Segoe UI" w:eastAsia="Times New Roman" w:hAnsi="Segoe UI" w:cs="Segoe UI"/>
          <w:sz w:val="21"/>
          <w:szCs w:val="21"/>
        </w:rPr>
        <w:t xml:space="preserve">corresponding </w:t>
      </w:r>
      <w:r w:rsidRPr="00636975">
        <w:rPr>
          <w:rFonts w:ascii="Segoe UI" w:eastAsia="Times New Roman" w:hAnsi="Segoe UI" w:cs="Segoe UI"/>
          <w:sz w:val="21"/>
          <w:szCs w:val="21"/>
        </w:rPr>
        <w:t xml:space="preserve">Risk Elements to facilitate further testing. </w:t>
      </w:r>
      <w:r>
        <w:rPr>
          <w:rFonts w:ascii="Segoe UI" w:eastAsia="Times New Roman" w:hAnsi="Segoe UI" w:cs="Segoe UI"/>
          <w:sz w:val="21"/>
          <w:szCs w:val="21"/>
        </w:rPr>
        <w:t xml:space="preserve"> Careful prior o</w:t>
      </w:r>
      <w:r w:rsidRPr="00636975">
        <w:rPr>
          <w:rFonts w:ascii="Segoe UI" w:eastAsia="Times New Roman" w:hAnsi="Segoe UI" w:cs="Segoe UI"/>
          <w:sz w:val="21"/>
          <w:szCs w:val="21"/>
        </w:rPr>
        <w:t xml:space="preserve">ntology design </w:t>
      </w:r>
      <w:r>
        <w:rPr>
          <w:rFonts w:ascii="Segoe UI" w:eastAsia="Times New Roman" w:hAnsi="Segoe UI" w:cs="Segoe UI"/>
          <w:sz w:val="21"/>
          <w:szCs w:val="21"/>
        </w:rPr>
        <w:t>was indeed shown to be</w:t>
      </w:r>
      <w:r w:rsidRPr="00636975">
        <w:rPr>
          <w:rFonts w:ascii="Segoe UI" w:eastAsia="Times New Roman" w:hAnsi="Segoe UI" w:cs="Segoe UI"/>
          <w:sz w:val="21"/>
          <w:szCs w:val="21"/>
        </w:rPr>
        <w:t xml:space="preserve"> </w:t>
      </w:r>
      <w:r>
        <w:rPr>
          <w:rFonts w:ascii="Segoe UI" w:eastAsia="Times New Roman" w:hAnsi="Segoe UI" w:cs="Segoe UI"/>
          <w:sz w:val="21"/>
          <w:szCs w:val="21"/>
        </w:rPr>
        <w:t>adap</w:t>
      </w:r>
      <w:r w:rsidRPr="00636975">
        <w:rPr>
          <w:rFonts w:ascii="Segoe UI" w:eastAsia="Times New Roman" w:hAnsi="Segoe UI" w:cs="Segoe UI"/>
          <w:sz w:val="21"/>
          <w:szCs w:val="21"/>
        </w:rPr>
        <w:t>table for eventual separation into a standalone set of relationships</w:t>
      </w:r>
      <w:r w:rsidR="00453098">
        <w:rPr>
          <w:rFonts w:ascii="Segoe UI" w:eastAsia="Times New Roman" w:hAnsi="Segoe UI" w:cs="Segoe UI"/>
          <w:sz w:val="21"/>
          <w:szCs w:val="21"/>
        </w:rPr>
        <w:t>.</w:t>
      </w:r>
      <w:r w:rsidR="00070343">
        <w:rPr>
          <w:rFonts w:ascii="Segoe UI" w:eastAsia="Times New Roman" w:hAnsi="Segoe UI" w:cs="Segoe UI"/>
          <w:sz w:val="21"/>
          <w:szCs w:val="21"/>
        </w:rPr>
        <w:t xml:space="preserve">  Excerpts from current results are shown in Figure 5.</w:t>
      </w:r>
    </w:p>
    <w:p w14:paraId="6163B11F" w14:textId="0709CC79" w:rsidR="00F125EA" w:rsidRDefault="0090435F" w:rsidP="004C29AD">
      <w:pPr>
        <w:rPr>
          <w:rFonts w:ascii="Segoe UI" w:eastAsia="Times New Roman" w:hAnsi="Segoe UI" w:cs="Segoe UI"/>
          <w:sz w:val="21"/>
          <w:szCs w:val="21"/>
        </w:rPr>
      </w:pPr>
      <w:r>
        <w:rPr>
          <w:rFonts w:ascii="Segoe UI" w:eastAsia="Times New Roman" w:hAnsi="Segoe UI" w:cs="Segoe UI"/>
          <w:sz w:val="21"/>
          <w:szCs w:val="21"/>
        </w:rPr>
        <w:t>Production of XML enumerations for the AVCL XSD schema performed an u</w:t>
      </w:r>
      <w:r w:rsidR="00F125EA">
        <w:rPr>
          <w:rFonts w:ascii="Segoe UI" w:eastAsia="Times New Roman" w:hAnsi="Segoe UI" w:cs="Segoe UI"/>
          <w:sz w:val="21"/>
          <w:szCs w:val="21"/>
        </w:rPr>
        <w:t>nusual round trip</w:t>
      </w:r>
      <w:r w:rsidR="004C29AD">
        <w:rPr>
          <w:rFonts w:ascii="Segoe UI" w:eastAsia="Times New Roman" w:hAnsi="Segoe UI" w:cs="Segoe UI"/>
          <w:sz w:val="21"/>
          <w:szCs w:val="21"/>
        </w:rPr>
        <w:t xml:space="preserve">: going from ontology </w:t>
      </w:r>
      <w:r>
        <w:rPr>
          <w:rFonts w:ascii="Segoe UI" w:eastAsia="Times New Roman" w:hAnsi="Segoe UI" w:cs="Segoe UI"/>
          <w:sz w:val="21"/>
          <w:szCs w:val="21"/>
        </w:rPr>
        <w:t xml:space="preserve">back </w:t>
      </w:r>
      <w:r w:rsidR="004C29AD">
        <w:rPr>
          <w:rFonts w:ascii="Segoe UI" w:eastAsia="Times New Roman" w:hAnsi="Segoe UI" w:cs="Segoe UI"/>
          <w:sz w:val="21"/>
          <w:szCs w:val="21"/>
        </w:rPr>
        <w:t>to XML schema.</w:t>
      </w:r>
      <w:r>
        <w:rPr>
          <w:rFonts w:ascii="Segoe UI" w:eastAsia="Times New Roman" w:hAnsi="Segoe UI" w:cs="Segoe UI"/>
          <w:sz w:val="21"/>
          <w:szCs w:val="21"/>
        </w:rPr>
        <w:t xml:space="preserve">  Once </w:t>
      </w:r>
      <w:proofErr w:type="gramStart"/>
      <w:r>
        <w:rPr>
          <w:rFonts w:ascii="Segoe UI" w:eastAsia="Times New Roman" w:hAnsi="Segoe UI" w:cs="Segoe UI"/>
          <w:sz w:val="21"/>
          <w:szCs w:val="21"/>
        </w:rPr>
        <w:t>again</w:t>
      </w:r>
      <w:proofErr w:type="gramEnd"/>
      <w:r>
        <w:rPr>
          <w:rFonts w:ascii="Segoe UI" w:eastAsia="Times New Roman" w:hAnsi="Segoe UI" w:cs="Segoe UI"/>
          <w:sz w:val="21"/>
          <w:szCs w:val="21"/>
        </w:rPr>
        <w:t xml:space="preserve"> a stylesheet was used to re-express ontology constructs, this time going from OWL XML to XSD XML.  Results were manually copied into the AVCL 3.1 schema, </w:t>
      </w:r>
      <w:proofErr w:type="gramStart"/>
      <w:r>
        <w:rPr>
          <w:rFonts w:ascii="Segoe UI" w:eastAsia="Times New Roman" w:hAnsi="Segoe UI" w:cs="Segoe UI"/>
          <w:sz w:val="21"/>
          <w:szCs w:val="21"/>
        </w:rPr>
        <w:t>tested</w:t>
      </w:r>
      <w:proofErr w:type="gramEnd"/>
      <w:r>
        <w:rPr>
          <w:rFonts w:ascii="Segoe UI" w:eastAsia="Times New Roman" w:hAnsi="Segoe UI" w:cs="Segoe UI"/>
          <w:sz w:val="21"/>
          <w:szCs w:val="21"/>
        </w:rPr>
        <w:t xml:space="preserve"> and then added to version control for long-term reuse.</w:t>
      </w:r>
    </w:p>
    <w:p w14:paraId="4CD4C3DF" w14:textId="77777777" w:rsidR="0090435F" w:rsidRDefault="0090435F">
      <w:pPr>
        <w:rPr>
          <w:rFonts w:ascii="Segoe UI" w:eastAsia="Times New Roman" w:hAnsi="Segoe UI" w:cs="Segoe UI"/>
          <w:sz w:val="21"/>
          <w:szCs w:val="21"/>
        </w:rPr>
      </w:pPr>
      <w:r>
        <w:rPr>
          <w:rFonts w:ascii="Segoe UI" w:eastAsia="Times New Roman" w:hAnsi="Segoe UI" w:cs="Segoe UI"/>
          <w:sz w:val="21"/>
          <w:szCs w:val="21"/>
        </w:rPr>
        <w:t xml:space="preserve">Current work includes applying the semantics of DADM Risk Elements as expected risks in corresponding mission goals.  This is expected to be a lengthy process as numerous missions, contexts, </w:t>
      </w:r>
      <w:proofErr w:type="gramStart"/>
      <w:r>
        <w:rPr>
          <w:rFonts w:ascii="Segoe UI" w:eastAsia="Times New Roman" w:hAnsi="Segoe UI" w:cs="Segoe UI"/>
          <w:sz w:val="21"/>
          <w:szCs w:val="21"/>
        </w:rPr>
        <w:t>goals</w:t>
      </w:r>
      <w:proofErr w:type="gramEnd"/>
      <w:r>
        <w:rPr>
          <w:rFonts w:ascii="Segoe UI" w:eastAsia="Times New Roman" w:hAnsi="Segoe UI" w:cs="Segoe UI"/>
          <w:sz w:val="21"/>
          <w:szCs w:val="21"/>
        </w:rPr>
        <w:t xml:space="preserve"> and risks are considered.  In the long term, it is possible that creation of mission libraries and templates might facilitate the comprehensive and orderly consideration of risks as part of operational planning for robot missions.</w:t>
      </w:r>
    </w:p>
    <w:p w14:paraId="2B6EF483" w14:textId="3439268D" w:rsidR="007A2E55" w:rsidRPr="0090435F" w:rsidRDefault="0090435F">
      <w:pPr>
        <w:rPr>
          <w:rFonts w:ascii="Segoe UI" w:eastAsia="Times New Roman" w:hAnsi="Segoe UI" w:cs="Segoe UI"/>
          <w:sz w:val="21"/>
          <w:szCs w:val="21"/>
        </w:rPr>
      </w:pPr>
      <w:r>
        <w:t>Achieving effective human supervision of remote, autonomous robot operations is widely considered among the most significant challenges facing the ethical control of unmanned systems.  As such practices</w:t>
      </w:r>
      <w:r w:rsidR="00070343">
        <w:t xml:space="preserve"> are considered and tested using AVCL, MEO and DADM together, it is important to note that the chosen representations using Semantic Web standards hold the technical capability for arbitrarily large scalability.  </w:t>
      </w:r>
      <w:proofErr w:type="gramStart"/>
      <w:r w:rsidR="00070343">
        <w:t>Thus</w:t>
      </w:r>
      <w:proofErr w:type="gramEnd"/>
      <w:r w:rsidR="00070343">
        <w:t xml:space="preserve"> mission validation and testing appears feasible both for individual ships and broader fleet aggregations simultaneously.</w:t>
      </w:r>
      <w:r w:rsidR="007A2E55">
        <w:br w:type="page"/>
      </w:r>
    </w:p>
    <w:tbl>
      <w:tblPr>
        <w:tblStyle w:val="TableGrid"/>
        <w:tblW w:w="0" w:type="auto"/>
        <w:tblLook w:val="04A0" w:firstRow="1" w:lastRow="0" w:firstColumn="1" w:lastColumn="0" w:noHBand="0" w:noVBand="1"/>
      </w:tblPr>
      <w:tblGrid>
        <w:gridCol w:w="10070"/>
      </w:tblGrid>
      <w:tr w:rsidR="007A2E55" w14:paraId="798CE7C5" w14:textId="77777777" w:rsidTr="007A2E55">
        <w:tc>
          <w:tcPr>
            <w:tcW w:w="10070" w:type="dxa"/>
          </w:tcPr>
          <w:p w14:paraId="16D5C666" w14:textId="31BC9A0F" w:rsidR="007A2E55" w:rsidRPr="00B3350A" w:rsidRDefault="007A2E55" w:rsidP="007A2E55">
            <w:pPr>
              <w:rPr>
                <w:rFonts w:ascii="Segoe UI" w:eastAsia="Times New Roman" w:hAnsi="Segoe UI" w:cs="Segoe UI"/>
                <w:b/>
                <w:bCs/>
                <w:sz w:val="21"/>
                <w:szCs w:val="21"/>
              </w:rPr>
            </w:pPr>
            <w:r>
              <w:rPr>
                <w:rFonts w:ascii="Segoe UI" w:eastAsia="Times New Roman" w:hAnsi="Segoe UI" w:cs="Segoe UI"/>
                <w:b/>
                <w:bCs/>
                <w:sz w:val="21"/>
                <w:szCs w:val="21"/>
              </w:rPr>
              <w:lastRenderedPageBreak/>
              <w:t>XSD XML Schema</w:t>
            </w:r>
            <w:r w:rsidRPr="00B3350A">
              <w:rPr>
                <w:rFonts w:ascii="Segoe UI" w:eastAsia="Times New Roman" w:hAnsi="Segoe UI" w:cs="Segoe UI"/>
                <w:b/>
                <w:bCs/>
                <w:sz w:val="21"/>
                <w:szCs w:val="21"/>
              </w:rPr>
              <w:t xml:space="preserve"> excerpt</w:t>
            </w:r>
          </w:p>
          <w:p w14:paraId="2228E55D"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proofErr w:type="gramStart"/>
            <w:r>
              <w:rPr>
                <w:rFonts w:ascii="Consolas" w:hAnsi="Consolas" w:cs="Consolas"/>
                <w:color w:val="0000FF"/>
                <w:sz w:val="20"/>
                <w:szCs w:val="20"/>
                <w:highlight w:val="white"/>
              </w:rPr>
              <w:t>&lt;!--</w:t>
            </w:r>
            <w:proofErr w:type="gramEnd"/>
            <w:r>
              <w:rPr>
                <w:rFonts w:ascii="Consolas" w:hAnsi="Consolas" w:cs="Consolas"/>
                <w:color w:val="808080"/>
                <w:sz w:val="20"/>
                <w:szCs w:val="20"/>
                <w:highlight w:val="white"/>
              </w:rPr>
              <w:t xml:space="preserve"> autogenerated </w:t>
            </w:r>
            <w:proofErr w:type="spellStart"/>
            <w:r>
              <w:rPr>
                <w:rFonts w:ascii="Consolas" w:hAnsi="Consolas" w:cs="Consolas"/>
                <w:color w:val="808080"/>
                <w:sz w:val="20"/>
                <w:szCs w:val="20"/>
                <w:highlight w:val="white"/>
              </w:rPr>
              <w:t>dadmRiskElementType</w:t>
            </w:r>
            <w:proofErr w:type="spellEnd"/>
            <w:r>
              <w:rPr>
                <w:rFonts w:ascii="Consolas" w:hAnsi="Consolas" w:cs="Consolas"/>
                <w:color w:val="808080"/>
                <w:sz w:val="20"/>
                <w:szCs w:val="20"/>
                <w:highlight w:val="white"/>
              </w:rPr>
              <w:t xml:space="preserve"> enumerations </w:t>
            </w:r>
            <w:r>
              <w:rPr>
                <w:rFonts w:ascii="Consolas" w:hAnsi="Consolas" w:cs="Consolas"/>
                <w:color w:val="0000FF"/>
                <w:sz w:val="20"/>
                <w:szCs w:val="20"/>
                <w:highlight w:val="white"/>
              </w:rPr>
              <w:t>--&gt;</w:t>
            </w:r>
          </w:p>
          <w:p w14:paraId="15F3DE01"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xsd:simpleType</w:t>
            </w:r>
            <w:proofErr w:type="spellEnd"/>
            <w:proofErr w:type="gramEnd"/>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dadmRiskElementNames</w:t>
            </w:r>
            <w:proofErr w:type="spellEnd"/>
            <w:r>
              <w:rPr>
                <w:rFonts w:ascii="Consolas" w:hAnsi="Consolas" w:cs="Consolas"/>
                <w:color w:val="0000FF"/>
                <w:sz w:val="20"/>
                <w:szCs w:val="20"/>
                <w:highlight w:val="white"/>
              </w:rPr>
              <w:t>"&gt;</w:t>
            </w:r>
          </w:p>
          <w:p w14:paraId="47988F33"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42BA7244"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xsd:documentation</w:t>
            </w:r>
            <w:proofErr w:type="spellEnd"/>
            <w:proofErr w:type="gramEnd"/>
            <w:r>
              <w:rPr>
                <w:rFonts w:ascii="Consolas" w:hAnsi="Consolas" w:cs="Consolas"/>
                <w:color w:val="0000FF"/>
                <w:sz w:val="20"/>
                <w:szCs w:val="20"/>
                <w:highlight w:val="white"/>
              </w:rPr>
              <w:t>&gt;</w:t>
            </w:r>
            <w:r>
              <w:rPr>
                <w:rFonts w:ascii="Consolas" w:hAnsi="Consolas" w:cs="Consolas"/>
                <w:color w:val="000000"/>
                <w:sz w:val="20"/>
                <w:szCs w:val="20"/>
                <w:highlight w:val="white"/>
              </w:rPr>
              <w:t>DADM Risk Elements</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xsd:documentation</w:t>
            </w:r>
            <w:proofErr w:type="spellEnd"/>
            <w:r>
              <w:rPr>
                <w:rFonts w:ascii="Consolas" w:hAnsi="Consolas" w:cs="Consolas"/>
                <w:color w:val="0000FF"/>
                <w:sz w:val="20"/>
                <w:szCs w:val="20"/>
                <w:highlight w:val="white"/>
              </w:rPr>
              <w:t>&gt;</w:t>
            </w:r>
          </w:p>
          <w:p w14:paraId="05BE7346"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7658EC5D"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xsd:restriction</w:t>
            </w:r>
            <w:proofErr w:type="spellEnd"/>
            <w:proofErr w:type="gramEnd"/>
            <w:r>
              <w:rPr>
                <w:rFonts w:ascii="Consolas" w:hAnsi="Consolas" w:cs="Consolas"/>
                <w:color w:val="FF0000"/>
                <w:sz w:val="20"/>
                <w:szCs w:val="20"/>
                <w:highlight w:val="white"/>
              </w:rPr>
              <w:t xml:space="preserve"> base</w:t>
            </w:r>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xsd:string</w:t>
            </w:r>
            <w:proofErr w:type="spellEnd"/>
            <w:r>
              <w:rPr>
                <w:rFonts w:ascii="Consolas" w:hAnsi="Consolas" w:cs="Consolas"/>
                <w:color w:val="0000FF"/>
                <w:sz w:val="20"/>
                <w:szCs w:val="20"/>
                <w:highlight w:val="white"/>
              </w:rPr>
              <w:t>"&gt;</w:t>
            </w:r>
          </w:p>
          <w:p w14:paraId="4C70A4DE"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xsd:enumeration</w:t>
            </w:r>
            <w:proofErr w:type="spellEnd"/>
            <w:proofErr w:type="gramEnd"/>
            <w:r>
              <w:rPr>
                <w:rFonts w:ascii="Consolas" w:hAnsi="Consolas" w:cs="Consolas"/>
                <w:color w:val="FF0000"/>
                <w:sz w:val="20"/>
                <w:szCs w:val="20"/>
                <w:highlight w:val="white"/>
              </w:rPr>
              <w:t xml:space="preserve"> value</w:t>
            </w:r>
            <w:r>
              <w:rPr>
                <w:rFonts w:ascii="Consolas" w:hAnsi="Consolas" w:cs="Consolas"/>
                <w:color w:val="0000FF"/>
                <w:sz w:val="20"/>
                <w:szCs w:val="20"/>
                <w:highlight w:val="white"/>
              </w:rPr>
              <w:t>="</w:t>
            </w:r>
            <w:r>
              <w:rPr>
                <w:rFonts w:ascii="Consolas" w:hAnsi="Consolas" w:cs="Consolas"/>
                <w:color w:val="000000"/>
                <w:sz w:val="20"/>
                <w:szCs w:val="20"/>
                <w:highlight w:val="white"/>
              </w:rPr>
              <w:t>RE02.1.1_ConsiderationsOperationalPhases</w:t>
            </w:r>
            <w:r>
              <w:rPr>
                <w:rFonts w:ascii="Consolas" w:hAnsi="Consolas" w:cs="Consolas"/>
                <w:color w:val="0000FF"/>
                <w:sz w:val="20"/>
                <w:szCs w:val="20"/>
                <w:highlight w:val="white"/>
              </w:rPr>
              <w:t>"&gt;</w:t>
            </w:r>
          </w:p>
          <w:p w14:paraId="1871C6DF"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5FE713E7"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xsd:appinfo</w:t>
            </w:r>
            <w:proofErr w:type="spellEnd"/>
            <w:proofErr w:type="gramEnd"/>
            <w:r>
              <w:rPr>
                <w:rFonts w:ascii="Consolas" w:hAnsi="Consolas" w:cs="Consolas"/>
                <w:color w:val="0000FF"/>
                <w:sz w:val="20"/>
                <w:szCs w:val="20"/>
                <w:highlight w:val="white"/>
              </w:rPr>
              <w:t>&gt;</w:t>
            </w:r>
            <w:r>
              <w:rPr>
                <w:rFonts w:ascii="Consolas" w:hAnsi="Consolas" w:cs="Consolas"/>
                <w:color w:val="000000"/>
                <w:sz w:val="20"/>
                <w:szCs w:val="20"/>
                <w:highlight w:val="white"/>
              </w:rPr>
              <w:t>Has the concept of operation been analyzed to verify that no temporal or spatial accountability gaps exist regarding the use of IAS?</w:t>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xsd:appinfo</w:t>
            </w:r>
            <w:proofErr w:type="spellEnd"/>
            <w:r>
              <w:rPr>
                <w:rFonts w:ascii="Consolas" w:hAnsi="Consolas" w:cs="Consolas"/>
                <w:color w:val="0000FF"/>
                <w:sz w:val="20"/>
                <w:szCs w:val="20"/>
                <w:highlight w:val="white"/>
              </w:rPr>
              <w:t>&gt;</w:t>
            </w:r>
          </w:p>
          <w:p w14:paraId="3EF37C47"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xsd:annotation</w:t>
            </w:r>
            <w:proofErr w:type="spellEnd"/>
            <w:proofErr w:type="gramEnd"/>
            <w:r>
              <w:rPr>
                <w:rFonts w:ascii="Consolas" w:hAnsi="Consolas" w:cs="Consolas"/>
                <w:color w:val="0000FF"/>
                <w:sz w:val="20"/>
                <w:szCs w:val="20"/>
                <w:highlight w:val="white"/>
              </w:rPr>
              <w:t>&gt;</w:t>
            </w:r>
          </w:p>
          <w:p w14:paraId="1DF39732" w14:textId="77777777" w:rsidR="007A2E55" w:rsidRDefault="007A2E55" w:rsidP="007A2E55">
            <w:pPr>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xsd:enumeration</w:t>
            </w:r>
            <w:proofErr w:type="spellEnd"/>
            <w:proofErr w:type="gramEnd"/>
            <w:r>
              <w:rPr>
                <w:rFonts w:ascii="Consolas" w:hAnsi="Consolas" w:cs="Consolas"/>
                <w:color w:val="0000FF"/>
                <w:sz w:val="20"/>
                <w:szCs w:val="20"/>
                <w:highlight w:val="white"/>
              </w:rPr>
              <w:t>&gt;</w:t>
            </w:r>
          </w:p>
          <w:p w14:paraId="24FC261E" w14:textId="77777777" w:rsidR="007A2E55" w:rsidRDefault="007A2E55" w:rsidP="007A2E55">
            <w:pPr>
              <w:autoSpaceDE w:val="0"/>
              <w:autoSpaceDN w:val="0"/>
              <w:adjustRightInd w:val="0"/>
              <w:rPr>
                <w:rFonts w:ascii="Consolas" w:hAnsi="Consolas" w:cs="Consolas"/>
                <w:color w:val="0000FF"/>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xsd:restriction</w:t>
            </w:r>
            <w:proofErr w:type="spellEnd"/>
            <w:proofErr w:type="gramEnd"/>
            <w:r>
              <w:rPr>
                <w:rFonts w:ascii="Consolas" w:hAnsi="Consolas" w:cs="Consolas"/>
                <w:color w:val="0000FF"/>
                <w:sz w:val="20"/>
                <w:szCs w:val="20"/>
                <w:highlight w:val="white"/>
              </w:rPr>
              <w:t>&gt;</w:t>
            </w:r>
          </w:p>
          <w:p w14:paraId="784F1547" w14:textId="77777777" w:rsidR="007A2E55" w:rsidRDefault="007A2E55" w:rsidP="007A2E55">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proofErr w:type="gramStart"/>
            <w:r>
              <w:rPr>
                <w:rFonts w:ascii="Consolas" w:hAnsi="Consolas" w:cs="Consolas"/>
                <w:color w:val="0000FF"/>
                <w:sz w:val="20"/>
                <w:szCs w:val="20"/>
                <w:highlight w:val="white"/>
              </w:rPr>
              <w:t>&lt;!--</w:t>
            </w:r>
            <w:proofErr w:type="gramEnd"/>
            <w:r>
              <w:rPr>
                <w:rFonts w:ascii="Consolas" w:hAnsi="Consolas" w:cs="Consolas"/>
                <w:color w:val="808080"/>
                <w:sz w:val="20"/>
                <w:szCs w:val="20"/>
                <w:highlight w:val="white"/>
              </w:rPr>
              <w:t xml:space="preserve"> additional enumerations </w:t>
            </w:r>
            <w:r>
              <w:rPr>
                <w:rFonts w:ascii="Consolas" w:hAnsi="Consolas" w:cs="Consolas"/>
                <w:color w:val="0000FF"/>
                <w:sz w:val="20"/>
                <w:szCs w:val="20"/>
                <w:highlight w:val="white"/>
              </w:rPr>
              <w:t>--&gt;</w:t>
            </w:r>
          </w:p>
          <w:p w14:paraId="7D5679D5" w14:textId="0CF03078" w:rsidR="007A2E55" w:rsidRDefault="007A2E55" w:rsidP="007A2E55">
            <w:pPr>
              <w:rPr>
                <w:rFonts w:ascii="Segoe UI" w:eastAsia="Times New Roman" w:hAnsi="Segoe UI" w:cs="Segoe UI"/>
                <w:sz w:val="21"/>
                <w:szCs w:val="21"/>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proofErr w:type="gramStart"/>
            <w:r>
              <w:rPr>
                <w:rFonts w:ascii="Consolas" w:hAnsi="Consolas" w:cs="Consolas"/>
                <w:color w:val="800000"/>
                <w:sz w:val="20"/>
                <w:szCs w:val="20"/>
                <w:highlight w:val="white"/>
              </w:rPr>
              <w:t>xsd:simpleType</w:t>
            </w:r>
            <w:proofErr w:type="spellEnd"/>
            <w:proofErr w:type="gramEnd"/>
            <w:r>
              <w:rPr>
                <w:rFonts w:ascii="Consolas" w:hAnsi="Consolas" w:cs="Consolas"/>
                <w:color w:val="0000FF"/>
                <w:sz w:val="20"/>
                <w:szCs w:val="20"/>
                <w:highlight w:val="white"/>
              </w:rPr>
              <w:t>&gt;</w:t>
            </w:r>
          </w:p>
        </w:tc>
      </w:tr>
      <w:tr w:rsidR="007A2E55" w14:paraId="19D47850" w14:textId="77777777" w:rsidTr="007A2E55">
        <w:tc>
          <w:tcPr>
            <w:tcW w:w="10070" w:type="dxa"/>
          </w:tcPr>
          <w:p w14:paraId="45FD99B0" w14:textId="0225A159" w:rsidR="007A2E55" w:rsidRPr="007A2E55" w:rsidRDefault="007A2E55" w:rsidP="004C29AD">
            <w:pPr>
              <w:rPr>
                <w:rFonts w:ascii="Segoe UI" w:eastAsia="Times New Roman" w:hAnsi="Segoe UI" w:cs="Segoe UI"/>
                <w:b/>
                <w:bCs/>
                <w:sz w:val="21"/>
                <w:szCs w:val="21"/>
              </w:rPr>
            </w:pPr>
            <w:r w:rsidRPr="007A2E55">
              <w:rPr>
                <w:rFonts w:ascii="Segoe UI" w:eastAsia="Times New Roman" w:hAnsi="Segoe UI" w:cs="Segoe UI"/>
                <w:b/>
                <w:bCs/>
                <w:sz w:val="21"/>
                <w:szCs w:val="21"/>
              </w:rPr>
              <w:t>AVCL XML Excerpt</w:t>
            </w:r>
            <w:r w:rsidR="006768CB">
              <w:rPr>
                <w:rFonts w:ascii="Segoe UI" w:eastAsia="Times New Roman" w:hAnsi="Segoe UI" w:cs="Segoe UI"/>
                <w:b/>
                <w:bCs/>
                <w:sz w:val="21"/>
                <w:szCs w:val="21"/>
              </w:rPr>
              <w:t>: Search Goal with Risk Element</w:t>
            </w:r>
          </w:p>
          <w:p w14:paraId="6C2727A4" w14:textId="77777777" w:rsidR="007A2E55" w:rsidRDefault="007A2E55" w:rsidP="004C29AD">
            <w:pPr>
              <w:rPr>
                <w:rFonts w:ascii="Segoe UI" w:eastAsia="Times New Roman" w:hAnsi="Segoe UI" w:cs="Segoe UI"/>
                <w:sz w:val="21"/>
                <w:szCs w:val="21"/>
              </w:rPr>
            </w:pPr>
          </w:p>
          <w:p w14:paraId="6E7DA960" w14:textId="77777777" w:rsidR="006768CB" w:rsidRDefault="006768CB" w:rsidP="006768CB">
            <w:pPr>
              <w:autoSpaceDE w:val="0"/>
              <w:autoSpaceDN w:val="0"/>
              <w:adjustRightInd w:val="0"/>
              <w:rPr>
                <w:rFonts w:ascii="Consolas" w:hAnsi="Consolas" w:cs="Consolas"/>
                <w:color w:val="FF0000"/>
                <w:sz w:val="20"/>
                <w:szCs w:val="20"/>
                <w:highlight w:val="white"/>
              </w:rPr>
            </w:pPr>
            <w:r>
              <w:rPr>
                <w:rFonts w:ascii="Consolas" w:hAnsi="Consolas" w:cs="Consolas"/>
                <w:color w:val="0000FF"/>
                <w:sz w:val="20"/>
                <w:szCs w:val="20"/>
                <w:highlight w:val="white"/>
              </w:rPr>
              <w:t>&lt;</w:t>
            </w:r>
            <w:r>
              <w:rPr>
                <w:rFonts w:ascii="Consolas" w:hAnsi="Consolas" w:cs="Consolas"/>
                <w:color w:val="800000"/>
                <w:sz w:val="20"/>
                <w:szCs w:val="20"/>
                <w:highlight w:val="white"/>
              </w:rPr>
              <w:t>Goal</w:t>
            </w:r>
            <w:r>
              <w:rPr>
                <w:rFonts w:ascii="Consolas" w:hAnsi="Consolas" w:cs="Consolas"/>
                <w:color w:val="FF0000"/>
                <w:sz w:val="20"/>
                <w:szCs w:val="20"/>
                <w:highlight w:val="white"/>
              </w:rPr>
              <w:t xml:space="preserve"> id</w:t>
            </w:r>
            <w:r>
              <w:rPr>
                <w:rFonts w:ascii="Consolas" w:hAnsi="Consolas" w:cs="Consolas"/>
                <w:color w:val="0000FF"/>
                <w:sz w:val="20"/>
                <w:szCs w:val="20"/>
                <w:highlight w:val="white"/>
              </w:rPr>
              <w:t>="</w:t>
            </w:r>
            <w:r>
              <w:rPr>
                <w:rFonts w:ascii="Consolas" w:hAnsi="Consolas" w:cs="Consolas"/>
                <w:color w:val="000000"/>
                <w:sz w:val="20"/>
                <w:szCs w:val="20"/>
                <w:highlight w:val="white"/>
              </w:rPr>
              <w:t>Goal2</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title</w:t>
            </w:r>
            <w:r>
              <w:rPr>
                <w:rFonts w:ascii="Consolas" w:hAnsi="Consolas" w:cs="Consolas"/>
                <w:color w:val="0000FF"/>
                <w:sz w:val="20"/>
                <w:szCs w:val="20"/>
                <w:highlight w:val="white"/>
              </w:rPr>
              <w:t>="</w:t>
            </w:r>
            <w:r>
              <w:rPr>
                <w:rFonts w:ascii="Consolas" w:hAnsi="Consolas" w:cs="Consolas"/>
                <w:color w:val="000000"/>
                <w:sz w:val="20"/>
                <w:szCs w:val="20"/>
                <w:highlight w:val="white"/>
              </w:rPr>
              <w:t>Perform racetrack in Delmar Boat Basin</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w:t>
            </w:r>
          </w:p>
          <w:p w14:paraId="47BB342B" w14:textId="626BB19E" w:rsidR="006768CB" w:rsidRDefault="006768CB" w:rsidP="006768CB">
            <w:pPr>
              <w:autoSpaceDE w:val="0"/>
              <w:autoSpaceDN w:val="0"/>
              <w:adjustRightInd w:val="0"/>
              <w:rPr>
                <w:rFonts w:ascii="Consolas" w:hAnsi="Consolas" w:cs="Consolas"/>
                <w:color w:val="FF0000"/>
                <w:sz w:val="20"/>
                <w:szCs w:val="20"/>
                <w:highlight w:val="white"/>
              </w:rPr>
            </w:pPr>
            <w:r>
              <w:rPr>
                <w:rFonts w:ascii="Consolas" w:hAnsi="Consolas" w:cs="Consolas"/>
                <w:color w:val="FF0000"/>
                <w:sz w:val="20"/>
                <w:szCs w:val="20"/>
                <w:highlight w:val="white"/>
              </w:rPr>
              <w:t xml:space="preserve">      description</w:t>
            </w:r>
            <w:r>
              <w:rPr>
                <w:rFonts w:ascii="Consolas" w:hAnsi="Consolas" w:cs="Consolas"/>
                <w:color w:val="0000FF"/>
                <w:sz w:val="20"/>
                <w:szCs w:val="20"/>
                <w:highlight w:val="white"/>
              </w:rPr>
              <w:t>="</w:t>
            </w:r>
            <w:r>
              <w:rPr>
                <w:rFonts w:ascii="Consolas" w:hAnsi="Consolas" w:cs="Consolas"/>
                <w:color w:val="000000"/>
                <w:sz w:val="20"/>
                <w:szCs w:val="20"/>
                <w:highlight w:val="white"/>
              </w:rPr>
              <w:t>Provide acoustic signals to MEMS sensor</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phase</w:t>
            </w:r>
            <w:r>
              <w:rPr>
                <w:rFonts w:ascii="Consolas" w:hAnsi="Consolas" w:cs="Consolas"/>
                <w:color w:val="0000FF"/>
                <w:sz w:val="20"/>
                <w:szCs w:val="20"/>
                <w:highlight w:val="white"/>
              </w:rPr>
              <w:t>="</w:t>
            </w:r>
            <w:r>
              <w:rPr>
                <w:rFonts w:ascii="Consolas" w:hAnsi="Consolas" w:cs="Consolas"/>
                <w:color w:val="000000"/>
                <w:sz w:val="20"/>
                <w:szCs w:val="20"/>
                <w:highlight w:val="white"/>
              </w:rPr>
              <w:t>Patrol</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w:t>
            </w:r>
          </w:p>
          <w:p w14:paraId="73CD2617"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FF0000"/>
                <w:sz w:val="20"/>
                <w:szCs w:val="20"/>
                <w:highlight w:val="white"/>
              </w:rPr>
              <w:t xml:space="preserve">      nextOnSuccess</w:t>
            </w:r>
            <w:r>
              <w:rPr>
                <w:rFonts w:ascii="Consolas" w:hAnsi="Consolas" w:cs="Consolas"/>
                <w:color w:val="0000FF"/>
                <w:sz w:val="20"/>
                <w:szCs w:val="20"/>
                <w:highlight w:val="white"/>
              </w:rPr>
              <w:t>="</w:t>
            </w:r>
            <w:r>
              <w:rPr>
                <w:rFonts w:ascii="Consolas" w:hAnsi="Consolas" w:cs="Consolas"/>
                <w:color w:val="000000"/>
                <w:sz w:val="20"/>
                <w:szCs w:val="20"/>
                <w:highlight w:val="white"/>
              </w:rPr>
              <w:t>Goal3</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nextOnFailure</w:t>
            </w:r>
            <w:r>
              <w:rPr>
                <w:rFonts w:ascii="Consolas" w:hAnsi="Consolas" w:cs="Consolas"/>
                <w:color w:val="0000FF"/>
                <w:sz w:val="20"/>
                <w:szCs w:val="20"/>
                <w:highlight w:val="white"/>
              </w:rPr>
              <w:t>="</w:t>
            </w:r>
            <w:r>
              <w:rPr>
                <w:rFonts w:ascii="Consolas" w:hAnsi="Consolas" w:cs="Consolas"/>
                <w:color w:val="000000"/>
                <w:sz w:val="20"/>
                <w:szCs w:val="20"/>
                <w:highlight w:val="white"/>
              </w:rPr>
              <w:t>Goal3</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nextOnException</w:t>
            </w:r>
            <w:proofErr w:type="spellEnd"/>
            <w:r>
              <w:rPr>
                <w:rFonts w:ascii="Consolas" w:hAnsi="Consolas" w:cs="Consolas"/>
                <w:color w:val="0000FF"/>
                <w:sz w:val="20"/>
                <w:szCs w:val="20"/>
                <w:highlight w:val="white"/>
              </w:rPr>
              <w:t>="</w:t>
            </w:r>
            <w:r>
              <w:rPr>
                <w:rFonts w:ascii="Consolas" w:hAnsi="Consolas" w:cs="Consolas"/>
                <w:color w:val="000000"/>
                <w:sz w:val="20"/>
                <w:szCs w:val="20"/>
                <w:highlight w:val="white"/>
              </w:rPr>
              <w:t>Goal3</w:t>
            </w:r>
            <w:r>
              <w:rPr>
                <w:rFonts w:ascii="Consolas" w:hAnsi="Consolas" w:cs="Consolas"/>
                <w:color w:val="0000FF"/>
                <w:sz w:val="20"/>
                <w:szCs w:val="20"/>
                <w:highlight w:val="white"/>
              </w:rPr>
              <w:t>"&gt;</w:t>
            </w:r>
          </w:p>
          <w:p w14:paraId="203B43B5"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Search</w:t>
            </w:r>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datumType</w:t>
            </w:r>
            <w:proofErr w:type="spellEnd"/>
            <w:r>
              <w:rPr>
                <w:rFonts w:ascii="Consolas" w:hAnsi="Consolas" w:cs="Consolas"/>
                <w:color w:val="0000FF"/>
                <w:sz w:val="20"/>
                <w:szCs w:val="20"/>
                <w:highlight w:val="white"/>
              </w:rPr>
              <w:t>="</w:t>
            </w:r>
            <w:r>
              <w:rPr>
                <w:rFonts w:ascii="Consolas" w:hAnsi="Consolas" w:cs="Consolas"/>
                <w:color w:val="000000"/>
                <w:sz w:val="20"/>
                <w:szCs w:val="20"/>
                <w:highlight w:val="white"/>
              </w:rPr>
              <w:t>area</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requiredPD</w:t>
            </w:r>
            <w:proofErr w:type="spellEnd"/>
            <w:r>
              <w:rPr>
                <w:rFonts w:ascii="Consolas" w:hAnsi="Consolas" w:cs="Consolas"/>
                <w:color w:val="0000FF"/>
                <w:sz w:val="20"/>
                <w:szCs w:val="20"/>
                <w:highlight w:val="white"/>
              </w:rPr>
              <w:t>="</w:t>
            </w:r>
            <w:r>
              <w:rPr>
                <w:rFonts w:ascii="Consolas" w:hAnsi="Consolas" w:cs="Consolas"/>
                <w:color w:val="000000"/>
                <w:sz w:val="20"/>
                <w:szCs w:val="20"/>
                <w:highlight w:val="white"/>
              </w:rPr>
              <w:t>0.5</w:t>
            </w:r>
            <w:r>
              <w:rPr>
                <w:rFonts w:ascii="Consolas" w:hAnsi="Consolas" w:cs="Consolas"/>
                <w:color w:val="0000FF"/>
                <w:sz w:val="20"/>
                <w:szCs w:val="20"/>
                <w:highlight w:val="white"/>
              </w:rPr>
              <w:t>"&gt;</w:t>
            </w:r>
          </w:p>
          <w:p w14:paraId="1CA13A44"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Target</w:t>
            </w:r>
            <w:r>
              <w:rPr>
                <w:rFonts w:ascii="Consolas" w:hAnsi="Consolas" w:cs="Consolas"/>
                <w:color w:val="FF0000"/>
                <w:sz w:val="20"/>
                <w:szCs w:val="20"/>
                <w:highlight w:val="white"/>
              </w:rPr>
              <w:t xml:space="preserve"> name</w:t>
            </w:r>
            <w:r>
              <w:rPr>
                <w:rFonts w:ascii="Consolas" w:hAnsi="Consolas" w:cs="Consolas"/>
                <w:color w:val="0000FF"/>
                <w:sz w:val="20"/>
                <w:szCs w:val="20"/>
                <w:highlight w:val="white"/>
              </w:rPr>
              <w:t>="</w:t>
            </w:r>
            <w:r>
              <w:rPr>
                <w:rFonts w:ascii="Consolas" w:hAnsi="Consolas" w:cs="Consolas"/>
                <w:color w:val="000000"/>
                <w:sz w:val="20"/>
                <w:szCs w:val="20"/>
                <w:highlight w:val="white"/>
              </w:rPr>
              <w:t>Orbit using long rectangular track</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id</w:t>
            </w:r>
            <w:r>
              <w:rPr>
                <w:rFonts w:ascii="Consolas" w:hAnsi="Consolas" w:cs="Consolas"/>
                <w:color w:val="0000FF"/>
                <w:sz w:val="20"/>
                <w:szCs w:val="20"/>
                <w:highlight w:val="white"/>
              </w:rPr>
              <w:t>="</w:t>
            </w:r>
            <w:r>
              <w:rPr>
                <w:rFonts w:ascii="Consolas" w:hAnsi="Consolas" w:cs="Consolas"/>
                <w:color w:val="000000"/>
                <w:sz w:val="20"/>
                <w:szCs w:val="20"/>
                <w:highlight w:val="white"/>
              </w:rPr>
              <w:t>Racetrack</w:t>
            </w:r>
            <w:r>
              <w:rPr>
                <w:rFonts w:ascii="Consolas" w:hAnsi="Consolas" w:cs="Consolas"/>
                <w:color w:val="0000FF"/>
                <w:sz w:val="20"/>
                <w:szCs w:val="20"/>
                <w:highlight w:val="white"/>
              </w:rPr>
              <w:t>"/&gt;</w:t>
            </w:r>
          </w:p>
          <w:p w14:paraId="70450F6D"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Search</w:t>
            </w:r>
            <w:r>
              <w:rPr>
                <w:rFonts w:ascii="Consolas" w:hAnsi="Consolas" w:cs="Consolas"/>
                <w:color w:val="0000FF"/>
                <w:sz w:val="20"/>
                <w:szCs w:val="20"/>
                <w:highlight w:val="white"/>
              </w:rPr>
              <w:t>&gt;</w:t>
            </w:r>
          </w:p>
          <w:p w14:paraId="31E7CC5E" w14:textId="77777777" w:rsidR="006768CB" w:rsidRDefault="006768CB" w:rsidP="006768CB">
            <w:pPr>
              <w:autoSpaceDE w:val="0"/>
              <w:autoSpaceDN w:val="0"/>
              <w:adjustRightInd w:val="0"/>
              <w:rPr>
                <w:rFonts w:ascii="Consolas" w:hAnsi="Consolas" w:cs="Consolas"/>
                <w:color w:val="0000FF"/>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Risk</w:t>
            </w:r>
            <w:r>
              <w:rPr>
                <w:rFonts w:ascii="Consolas" w:hAnsi="Consolas" w:cs="Consolas"/>
                <w:color w:val="FF0000"/>
                <w:sz w:val="20"/>
                <w:szCs w:val="20"/>
                <w:highlight w:val="white"/>
              </w:rPr>
              <w:t xml:space="preserve"> riskName</w:t>
            </w:r>
            <w:r>
              <w:rPr>
                <w:rFonts w:ascii="Consolas" w:hAnsi="Consolas" w:cs="Consolas"/>
                <w:color w:val="0000FF"/>
                <w:sz w:val="20"/>
                <w:szCs w:val="20"/>
                <w:highlight w:val="white"/>
              </w:rPr>
              <w:t>="</w:t>
            </w:r>
            <w:r>
              <w:rPr>
                <w:rFonts w:ascii="Consolas" w:hAnsi="Consolas" w:cs="Consolas"/>
                <w:color w:val="000000"/>
                <w:sz w:val="20"/>
                <w:szCs w:val="20"/>
                <w:highlight w:val="white"/>
              </w:rPr>
              <w:t>RE11.4.1_UnderstandingReasoningMethodsLimitations</w:t>
            </w:r>
            <w:r>
              <w:rPr>
                <w:rFonts w:ascii="Consolas" w:hAnsi="Consolas" w:cs="Consolas"/>
                <w:color w:val="0000FF"/>
                <w:sz w:val="20"/>
                <w:szCs w:val="20"/>
                <w:highlight w:val="white"/>
              </w:rPr>
              <w:t>"</w:t>
            </w:r>
          </w:p>
          <w:p w14:paraId="246DC8CD" w14:textId="2AF5D7B8"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FF"/>
                <w:sz w:val="20"/>
                <w:szCs w:val="20"/>
                <w:highlight w:val="white"/>
              </w:rPr>
              <w:t xml:space="preserve">             </w:t>
            </w:r>
            <w:r>
              <w:rPr>
                <w:rFonts w:ascii="Consolas" w:hAnsi="Consolas" w:cs="Consolas"/>
                <w:color w:val="FF0000"/>
                <w:sz w:val="20"/>
                <w:szCs w:val="20"/>
                <w:highlight w:val="white"/>
              </w:rPr>
              <w:t>mitigation</w:t>
            </w:r>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watchstander</w:t>
            </w:r>
            <w:proofErr w:type="spellEnd"/>
            <w:r>
              <w:rPr>
                <w:rFonts w:ascii="Consolas" w:hAnsi="Consolas" w:cs="Consolas"/>
                <w:color w:val="000000"/>
                <w:sz w:val="20"/>
                <w:szCs w:val="20"/>
                <w:highlight w:val="white"/>
              </w:rPr>
              <w:t xml:space="preserve"> training</w:t>
            </w:r>
            <w:r>
              <w:rPr>
                <w:rFonts w:ascii="Consolas" w:hAnsi="Consolas" w:cs="Consolas"/>
                <w:color w:val="0000FF"/>
                <w:sz w:val="20"/>
                <w:szCs w:val="20"/>
                <w:highlight w:val="white"/>
              </w:rPr>
              <w:t>"</w:t>
            </w:r>
            <w:r>
              <w:rPr>
                <w:rFonts w:ascii="Consolas" w:hAnsi="Consolas" w:cs="Consolas"/>
                <w:color w:val="FF0000"/>
                <w:sz w:val="20"/>
                <w:szCs w:val="20"/>
                <w:highlight w:val="white"/>
              </w:rPr>
              <w:t xml:space="preserve"> mandatory</w:t>
            </w:r>
            <w:r>
              <w:rPr>
                <w:rFonts w:ascii="Consolas" w:hAnsi="Consolas" w:cs="Consolas"/>
                <w:color w:val="0000FF"/>
                <w:sz w:val="20"/>
                <w:szCs w:val="20"/>
                <w:highlight w:val="white"/>
              </w:rPr>
              <w:t>="</w:t>
            </w:r>
            <w:r>
              <w:rPr>
                <w:rFonts w:ascii="Consolas" w:hAnsi="Consolas" w:cs="Consolas"/>
                <w:color w:val="000000"/>
                <w:sz w:val="20"/>
                <w:szCs w:val="20"/>
                <w:highlight w:val="white"/>
              </w:rPr>
              <w:t>true</w:t>
            </w:r>
            <w:r>
              <w:rPr>
                <w:rFonts w:ascii="Consolas" w:hAnsi="Consolas" w:cs="Consolas"/>
                <w:color w:val="0000FF"/>
                <w:sz w:val="20"/>
                <w:szCs w:val="20"/>
                <w:highlight w:val="white"/>
              </w:rPr>
              <w:t>"/&gt;</w:t>
            </w:r>
          </w:p>
          <w:p w14:paraId="22BD3239"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proofErr w:type="spellStart"/>
            <w:r>
              <w:rPr>
                <w:rFonts w:ascii="Consolas" w:hAnsi="Consolas" w:cs="Consolas"/>
                <w:color w:val="800000"/>
                <w:sz w:val="20"/>
                <w:szCs w:val="20"/>
                <w:highlight w:val="white"/>
              </w:rPr>
              <w:t>OperatingArea</w:t>
            </w:r>
            <w:proofErr w:type="spellEnd"/>
            <w:r>
              <w:rPr>
                <w:rFonts w:ascii="Consolas" w:hAnsi="Consolas" w:cs="Consolas"/>
                <w:color w:val="FF0000"/>
                <w:sz w:val="20"/>
                <w:szCs w:val="20"/>
                <w:highlight w:val="white"/>
              </w:rPr>
              <w:t xml:space="preserve"> </w:t>
            </w:r>
            <w:proofErr w:type="spellStart"/>
            <w:r>
              <w:rPr>
                <w:rFonts w:ascii="Consolas" w:hAnsi="Consolas" w:cs="Consolas"/>
                <w:color w:val="FF0000"/>
                <w:sz w:val="20"/>
                <w:szCs w:val="20"/>
                <w:highlight w:val="white"/>
              </w:rPr>
              <w:t>refid</w:t>
            </w:r>
            <w:proofErr w:type="spellEnd"/>
            <w:r>
              <w:rPr>
                <w:rFonts w:ascii="Consolas" w:hAnsi="Consolas" w:cs="Consolas"/>
                <w:color w:val="0000FF"/>
                <w:sz w:val="20"/>
                <w:szCs w:val="20"/>
                <w:highlight w:val="white"/>
              </w:rPr>
              <w:t>="</w:t>
            </w:r>
            <w:proofErr w:type="spellStart"/>
            <w:r>
              <w:rPr>
                <w:rFonts w:ascii="Consolas" w:hAnsi="Consolas" w:cs="Consolas"/>
                <w:color w:val="000000"/>
                <w:sz w:val="20"/>
                <w:szCs w:val="20"/>
                <w:highlight w:val="white"/>
              </w:rPr>
              <w:t>NpsMemsOperatingArea</w:t>
            </w:r>
            <w:proofErr w:type="spellEnd"/>
            <w:r>
              <w:rPr>
                <w:rFonts w:ascii="Consolas" w:hAnsi="Consolas" w:cs="Consolas"/>
                <w:color w:val="0000FF"/>
                <w:sz w:val="20"/>
                <w:szCs w:val="20"/>
                <w:highlight w:val="white"/>
              </w:rPr>
              <w:t>"/&gt;</w:t>
            </w:r>
          </w:p>
          <w:p w14:paraId="4F3C6EB3" w14:textId="77777777" w:rsidR="006768CB" w:rsidRDefault="006768CB" w:rsidP="006768CB">
            <w:pPr>
              <w:autoSpaceDE w:val="0"/>
              <w:autoSpaceDN w:val="0"/>
              <w:adjustRightInd w:val="0"/>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FF"/>
                <w:sz w:val="20"/>
                <w:szCs w:val="20"/>
                <w:highlight w:val="white"/>
              </w:rPr>
              <w:t>&lt;</w:t>
            </w:r>
            <w:r>
              <w:rPr>
                <w:rFonts w:ascii="Consolas" w:hAnsi="Consolas" w:cs="Consolas"/>
                <w:color w:val="800000"/>
                <w:sz w:val="20"/>
                <w:szCs w:val="20"/>
                <w:highlight w:val="white"/>
              </w:rPr>
              <w:t>Duration</w:t>
            </w:r>
            <w:r>
              <w:rPr>
                <w:rFonts w:ascii="Consolas" w:hAnsi="Consolas" w:cs="Consolas"/>
                <w:color w:val="FF0000"/>
                <w:sz w:val="20"/>
                <w:szCs w:val="20"/>
                <w:highlight w:val="white"/>
              </w:rPr>
              <w:t xml:space="preserve"> value</w:t>
            </w:r>
            <w:r>
              <w:rPr>
                <w:rFonts w:ascii="Consolas" w:hAnsi="Consolas" w:cs="Consolas"/>
                <w:color w:val="0000FF"/>
                <w:sz w:val="20"/>
                <w:szCs w:val="20"/>
                <w:highlight w:val="white"/>
              </w:rPr>
              <w:t>="</w:t>
            </w:r>
            <w:r>
              <w:rPr>
                <w:rFonts w:ascii="Consolas" w:hAnsi="Consolas" w:cs="Consolas"/>
                <w:color w:val="000000"/>
                <w:sz w:val="20"/>
                <w:szCs w:val="20"/>
                <w:highlight w:val="white"/>
              </w:rPr>
              <w:t>6000</w:t>
            </w:r>
            <w:r>
              <w:rPr>
                <w:rFonts w:ascii="Consolas" w:hAnsi="Consolas" w:cs="Consolas"/>
                <w:color w:val="0000FF"/>
                <w:sz w:val="20"/>
                <w:szCs w:val="20"/>
                <w:highlight w:val="white"/>
              </w:rPr>
              <w:t>"/&gt;</w:t>
            </w:r>
          </w:p>
          <w:p w14:paraId="2DA47976" w14:textId="5C6FB97E" w:rsidR="007A2E55" w:rsidRDefault="006768CB" w:rsidP="0090435F">
            <w:pPr>
              <w:keepNext/>
              <w:rPr>
                <w:rFonts w:ascii="Segoe UI" w:eastAsia="Times New Roman" w:hAnsi="Segoe UI" w:cs="Segoe UI"/>
                <w:sz w:val="21"/>
                <w:szCs w:val="21"/>
              </w:rPr>
            </w:pPr>
            <w:r>
              <w:rPr>
                <w:rFonts w:ascii="Consolas" w:hAnsi="Consolas" w:cs="Consolas"/>
                <w:color w:val="0000FF"/>
                <w:sz w:val="20"/>
                <w:szCs w:val="20"/>
                <w:highlight w:val="white"/>
              </w:rPr>
              <w:t>&lt;/</w:t>
            </w:r>
            <w:r>
              <w:rPr>
                <w:rFonts w:ascii="Consolas" w:hAnsi="Consolas" w:cs="Consolas"/>
                <w:color w:val="800000"/>
                <w:sz w:val="20"/>
                <w:szCs w:val="20"/>
                <w:highlight w:val="white"/>
              </w:rPr>
              <w:t>Goal</w:t>
            </w:r>
            <w:r>
              <w:rPr>
                <w:rFonts w:ascii="Consolas" w:hAnsi="Consolas" w:cs="Consolas"/>
                <w:color w:val="0000FF"/>
                <w:sz w:val="20"/>
                <w:szCs w:val="20"/>
                <w:highlight w:val="white"/>
              </w:rPr>
              <w:t>&gt;</w:t>
            </w:r>
          </w:p>
        </w:tc>
      </w:tr>
    </w:tbl>
    <w:p w14:paraId="195EE1E4" w14:textId="53D7C93D" w:rsidR="007A2E55" w:rsidRDefault="0090435F" w:rsidP="0090435F">
      <w:pPr>
        <w:pStyle w:val="Caption"/>
        <w:jc w:val="center"/>
        <w:rPr>
          <w:rFonts w:ascii="Segoe UI" w:eastAsia="Times New Roman" w:hAnsi="Segoe UI" w:cs="Segoe UI"/>
          <w:sz w:val="21"/>
          <w:szCs w:val="21"/>
        </w:rPr>
      </w:pPr>
      <w:r w:rsidRPr="0090435F">
        <w:rPr>
          <w:b/>
          <w:bCs/>
        </w:rPr>
        <w:t>Figure 6</w:t>
      </w:r>
      <w:r>
        <w:t>.  XSD XML Schema excerpt showing validation of DADM risks as enumeration datatypes, and (b) example AVCL mission excerpt illustrating example usage in an unmanned system mission.  Presence of a Risk is required to have a noted mitigation by human operators.</w:t>
      </w:r>
    </w:p>
    <w:p w14:paraId="1438E836" w14:textId="0B09B9D8" w:rsidR="004C29AD" w:rsidRDefault="004C29AD">
      <w:pPr>
        <w:rPr>
          <w:rFonts w:ascii="Segoe UI" w:eastAsia="Times New Roman" w:hAnsi="Segoe UI" w:cs="Segoe UI"/>
          <w:sz w:val="21"/>
          <w:szCs w:val="21"/>
        </w:rPr>
      </w:pPr>
    </w:p>
    <w:p w14:paraId="189E840A" w14:textId="66578277" w:rsidR="00F125EA" w:rsidRPr="006D016D" w:rsidRDefault="00F125EA" w:rsidP="00F125EA">
      <w:pPr>
        <w:pStyle w:val="ListParagraph"/>
        <w:numPr>
          <w:ilvl w:val="0"/>
          <w:numId w:val="3"/>
        </w:numPr>
        <w:rPr>
          <w:b/>
          <w:bCs/>
        </w:rPr>
      </w:pPr>
      <w:r w:rsidRPr="006D016D">
        <w:rPr>
          <w:b/>
          <w:bCs/>
        </w:rPr>
        <w:t>Example Mission Definitions</w:t>
      </w:r>
      <w:r w:rsidR="00C967BA">
        <w:rPr>
          <w:b/>
          <w:bCs/>
        </w:rPr>
        <w:t xml:space="preserve"> for Robot Risk Assessment and Mitigation by</w:t>
      </w:r>
      <w:r w:rsidR="00C967BA" w:rsidRPr="00C967BA">
        <w:rPr>
          <w:b/>
          <w:bCs/>
        </w:rPr>
        <w:t xml:space="preserve"> </w:t>
      </w:r>
      <w:r w:rsidR="00C967BA">
        <w:rPr>
          <w:b/>
          <w:bCs/>
        </w:rPr>
        <w:t>Human Supervisors</w:t>
      </w:r>
    </w:p>
    <w:p w14:paraId="7F6F39E8" w14:textId="0F804967" w:rsidR="004C29AD" w:rsidRDefault="004C29AD" w:rsidP="004C29AD">
      <w:pPr>
        <w:rPr>
          <w:rFonts w:ascii="Segoe UI" w:eastAsia="Times New Roman" w:hAnsi="Segoe UI" w:cs="Segoe UI"/>
          <w:sz w:val="21"/>
          <w:szCs w:val="21"/>
        </w:rPr>
      </w:pPr>
      <w:r w:rsidRPr="00636975">
        <w:rPr>
          <w:rFonts w:ascii="Segoe UI" w:eastAsia="Times New Roman" w:hAnsi="Segoe UI" w:cs="Segoe UI"/>
          <w:sz w:val="21"/>
          <w:szCs w:val="21"/>
        </w:rPr>
        <w:t>Expected next steps include</w:t>
      </w:r>
      <w:r>
        <w:rPr>
          <w:rFonts w:ascii="Segoe UI" w:eastAsia="Times New Roman" w:hAnsi="Segoe UI" w:cs="Segoe UI"/>
          <w:sz w:val="21"/>
          <w:szCs w:val="21"/>
        </w:rPr>
        <w:t xml:space="preserve"> an ongoing series of</w:t>
      </w:r>
      <w:r w:rsidRPr="00636975">
        <w:rPr>
          <w:rFonts w:ascii="Segoe UI" w:eastAsia="Times New Roman" w:hAnsi="Segoe UI" w:cs="Segoe UI"/>
          <w:sz w:val="21"/>
          <w:szCs w:val="21"/>
        </w:rPr>
        <w:t xml:space="preserve"> graduate-student </w:t>
      </w:r>
      <w:r>
        <w:rPr>
          <w:rFonts w:ascii="Segoe UI" w:eastAsia="Times New Roman" w:hAnsi="Segoe UI" w:cs="Segoe UI"/>
          <w:sz w:val="21"/>
          <w:szCs w:val="21"/>
        </w:rPr>
        <w:t xml:space="preserve">exercises, focused on well-structured </w:t>
      </w:r>
      <w:r w:rsidRPr="00636975">
        <w:rPr>
          <w:rFonts w:ascii="Segoe UI" w:eastAsia="Times New Roman" w:hAnsi="Segoe UI" w:cs="Segoe UI"/>
          <w:sz w:val="21"/>
          <w:szCs w:val="21"/>
        </w:rPr>
        <w:t xml:space="preserve">mission authoring and semantic exploration of </w:t>
      </w:r>
      <w:r>
        <w:rPr>
          <w:rFonts w:ascii="Segoe UI" w:eastAsia="Times New Roman" w:hAnsi="Segoe UI" w:cs="Segoe UI"/>
          <w:sz w:val="21"/>
          <w:szCs w:val="21"/>
        </w:rPr>
        <w:t>DADM</w:t>
      </w:r>
      <w:r w:rsidRPr="00636975">
        <w:rPr>
          <w:rFonts w:ascii="Segoe UI" w:eastAsia="Times New Roman" w:hAnsi="Segoe UI" w:cs="Segoe UI"/>
          <w:sz w:val="21"/>
          <w:szCs w:val="21"/>
        </w:rPr>
        <w:t xml:space="preserve"> concepts within plausible </w:t>
      </w:r>
      <w:r>
        <w:rPr>
          <w:rFonts w:ascii="Segoe UI" w:eastAsia="Times New Roman" w:hAnsi="Segoe UI" w:cs="Segoe UI"/>
          <w:sz w:val="21"/>
          <w:szCs w:val="21"/>
        </w:rPr>
        <w:t xml:space="preserve">AVCL/MEO </w:t>
      </w:r>
      <w:r w:rsidRPr="00636975">
        <w:rPr>
          <w:rFonts w:ascii="Segoe UI" w:eastAsia="Times New Roman" w:hAnsi="Segoe UI" w:cs="Segoe UI"/>
          <w:sz w:val="21"/>
          <w:szCs w:val="21"/>
        </w:rPr>
        <w:t>real-world scenarios of interest.</w:t>
      </w:r>
    </w:p>
    <w:p w14:paraId="134F6AE3" w14:textId="335CF419" w:rsidR="007A7B6A" w:rsidRDefault="000F7D9D" w:rsidP="006D016D">
      <w:pPr>
        <w:pStyle w:val="ListParagraph"/>
        <w:ind w:left="0"/>
      </w:pPr>
      <w:r>
        <w:t xml:space="preserve">Current academic work in NPS course IS3460 Networked Autonomous Unmanned Systems </w:t>
      </w:r>
      <w:r w:rsidR="007A7B6A">
        <w:t>is</w:t>
      </w:r>
      <w:r>
        <w:t xml:space="preserve"> exploring </w:t>
      </w:r>
      <w:r w:rsidR="007A7B6A">
        <w:t>definition</w:t>
      </w:r>
      <w:r>
        <w:t xml:space="preserve"> of a variety of robot mission</w:t>
      </w:r>
      <w:r w:rsidR="007A7B6A">
        <w:t>s</w:t>
      </w:r>
      <w:r>
        <w:t>. This mission-modeling work</w:t>
      </w:r>
      <w:r w:rsidR="007A7B6A">
        <w:t xml:space="preserve"> in progress</w:t>
      </w:r>
      <w:r>
        <w:t xml:space="preserve"> will test the sensible inclusion of DADM Risk Elements as part of risk-mitigation support to assist officers responsible for defining missions with potential for lethal (or life</w:t>
      </w:r>
      <w:r>
        <w:noBreakHyphen/>
        <w:t>saving) force</w:t>
      </w:r>
      <w:r w:rsidR="007A7B6A">
        <w:t>.</w:t>
      </w:r>
    </w:p>
    <w:p w14:paraId="060E463A" w14:textId="0B1FAFA8" w:rsidR="000F7D9D" w:rsidRDefault="000F7D9D" w:rsidP="007A7B6A">
      <w:pPr>
        <w:pStyle w:val="ListParagraph"/>
        <w:ind w:left="360" w:hanging="360"/>
      </w:pPr>
    </w:p>
    <w:p w14:paraId="48A62EDB" w14:textId="04693979" w:rsidR="00C967BA" w:rsidRDefault="00C967BA" w:rsidP="000D3AE8">
      <w:pPr>
        <w:pStyle w:val="ListParagraph"/>
        <w:ind w:left="0"/>
      </w:pPr>
      <w:r>
        <w:t>Figure 6 shows a simple field experiment for sensor monitoring of an unmanned-system tracks.  The three</w:t>
      </w:r>
      <w:r w:rsidR="00A12836">
        <w:t>-</w:t>
      </w:r>
      <w:r>
        <w:t>way</w:t>
      </w:r>
      <w:r w:rsidR="00A12836">
        <w:t xml:space="preserve"> ternary logic (</w:t>
      </w:r>
      <w:r>
        <w:t>success-f</w:t>
      </w:r>
      <w:r w:rsidR="00A12836">
        <w:t xml:space="preserve">ailure-exception) allows mission planners to consider all possible decision branches </w:t>
      </w:r>
      <w:proofErr w:type="gramStart"/>
      <w:r w:rsidR="00A12836">
        <w:t>with in</w:t>
      </w:r>
      <w:proofErr w:type="gramEnd"/>
      <w:r w:rsidR="00A12836">
        <w:t xml:space="preserve"> mission.  </w:t>
      </w:r>
      <w:r>
        <w:t xml:space="preserve">The </w:t>
      </w:r>
      <w:r w:rsidR="00A12836">
        <w:t xml:space="preserve">mission-flow goal diagram is </w:t>
      </w:r>
      <w:r>
        <w:t>follow</w:t>
      </w:r>
      <w:r w:rsidR="00A12836">
        <w:t xml:space="preserve">ed by Figure 7 which </w:t>
      </w:r>
      <w:r>
        <w:t>shows th</w:t>
      </w:r>
      <w:r w:rsidR="00A12836">
        <w:t>e same</w:t>
      </w:r>
      <w:r>
        <w:t xml:space="preserve"> mission </w:t>
      </w:r>
      <w:r w:rsidR="00A12836">
        <w:t xml:space="preserve">formally expressed as a </w:t>
      </w:r>
      <w:r>
        <w:t>human-readable, machine-readable, validated AVCL XML.</w:t>
      </w:r>
    </w:p>
    <w:p w14:paraId="59A2766E" w14:textId="77777777" w:rsidR="00C967BA" w:rsidRDefault="00C967BA" w:rsidP="007A7B6A">
      <w:pPr>
        <w:pStyle w:val="ListParagraph"/>
        <w:ind w:left="360" w:hanging="360"/>
      </w:pPr>
    </w:p>
    <w:p w14:paraId="2DB1D0A6" w14:textId="77777777" w:rsidR="000F7D9D" w:rsidRDefault="000F7D9D" w:rsidP="006D016D">
      <w:pPr>
        <w:pStyle w:val="ListParagraph"/>
        <w:keepNext/>
        <w:ind w:left="360" w:hanging="360"/>
        <w:jc w:val="center"/>
      </w:pPr>
      <w:r>
        <w:rPr>
          <w:noProof/>
        </w:rPr>
        <w:lastRenderedPageBreak/>
        <w:drawing>
          <wp:inline distT="0" distB="0" distL="0" distR="0" wp14:anchorId="1FB07F58" wp14:editId="4AD78322">
            <wp:extent cx="5468992" cy="4103370"/>
            <wp:effectExtent l="19050" t="19050" r="17780" b="1143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351" cy="4135152"/>
                    </a:xfrm>
                    <a:prstGeom prst="rect">
                      <a:avLst/>
                    </a:prstGeom>
                    <a:ln>
                      <a:solidFill>
                        <a:schemeClr val="tx1"/>
                      </a:solidFill>
                    </a:ln>
                  </pic:spPr>
                </pic:pic>
              </a:graphicData>
            </a:graphic>
          </wp:inline>
        </w:drawing>
      </w:r>
    </w:p>
    <w:p w14:paraId="460674CA" w14:textId="379185C5" w:rsidR="00A47917" w:rsidRDefault="000F7D9D" w:rsidP="006D016D">
      <w:pPr>
        <w:pStyle w:val="Caption"/>
        <w:jc w:val="center"/>
      </w:pPr>
      <w:r w:rsidRPr="005C7E02">
        <w:rPr>
          <w:b/>
          <w:bCs/>
        </w:rPr>
        <w:t xml:space="preserve">Figure </w:t>
      </w:r>
      <w:r w:rsidR="00CD6FEB">
        <w:rPr>
          <w:b/>
          <w:bCs/>
        </w:rPr>
        <w:t>6</w:t>
      </w:r>
      <w:r w:rsidRPr="005C7E02">
        <w:rPr>
          <w:b/>
          <w:bCs/>
        </w:rPr>
        <w:t>.</w:t>
      </w:r>
      <w:r>
        <w:t xml:space="preserve"> Preliminary mission design showing assignment of Risk Elements and mitigations to AVCL mission goals.</w:t>
      </w:r>
    </w:p>
    <w:p w14:paraId="0EB29F74" w14:textId="77777777" w:rsidR="00CD6FEB" w:rsidRDefault="00CD6FEB">
      <w:pPr>
        <w:pStyle w:val="ListParagraph"/>
        <w:ind w:left="360" w:hanging="360"/>
      </w:pPr>
    </w:p>
    <w:p w14:paraId="3E4478FD" w14:textId="77777777" w:rsidR="00CD6FEB" w:rsidRDefault="00CD6FEB" w:rsidP="006D016D">
      <w:pPr>
        <w:pStyle w:val="ListParagraph"/>
        <w:keepNext/>
        <w:ind w:left="360" w:hanging="360"/>
        <w:jc w:val="center"/>
      </w:pPr>
      <w:r w:rsidRPr="00CD6FEB">
        <w:rPr>
          <w:noProof/>
        </w:rPr>
        <w:drawing>
          <wp:inline distT="0" distB="0" distL="0" distR="0" wp14:anchorId="4986740C" wp14:editId="0FA39303">
            <wp:extent cx="6439124" cy="34137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5424" cy="3448910"/>
                    </a:xfrm>
                    <a:prstGeom prst="rect">
                      <a:avLst/>
                    </a:prstGeom>
                    <a:ln>
                      <a:solidFill>
                        <a:schemeClr val="tx1"/>
                      </a:solidFill>
                    </a:ln>
                  </pic:spPr>
                </pic:pic>
              </a:graphicData>
            </a:graphic>
          </wp:inline>
        </w:drawing>
      </w:r>
    </w:p>
    <w:p w14:paraId="40B2A28F" w14:textId="6168E3EE" w:rsidR="00CD6FEB" w:rsidRDefault="00CD6FEB" w:rsidP="006D016D">
      <w:pPr>
        <w:pStyle w:val="Caption"/>
        <w:jc w:val="center"/>
      </w:pPr>
      <w:r>
        <w:t>Figure 7. Example AVCL mission showing unmanned-system goals annotated with DADM Risk Elements (REs).</w:t>
      </w:r>
    </w:p>
    <w:p w14:paraId="7604C0F7" w14:textId="51EBFFD0" w:rsidR="00976870" w:rsidRPr="000D3AE8" w:rsidRDefault="0034054A">
      <w:pPr>
        <w:rPr>
          <w:rFonts w:ascii="Segoe UI" w:eastAsia="Times New Roman" w:hAnsi="Segoe UI" w:cs="Segoe UI"/>
          <w:sz w:val="21"/>
          <w:szCs w:val="21"/>
        </w:rPr>
      </w:pPr>
      <w:r>
        <w:lastRenderedPageBreak/>
        <w:t xml:space="preserve">Autonomous Vehicle Command Language (AVCL) terms of reference for precise description of unmanned system goals and tasks continue to be refined through practice. </w:t>
      </w:r>
      <w:r w:rsidR="00A12836">
        <w:rPr>
          <w:rFonts w:ascii="Segoe UI" w:eastAsia="Times New Roman" w:hAnsi="Segoe UI" w:cs="Segoe UI"/>
          <w:sz w:val="21"/>
          <w:szCs w:val="21"/>
        </w:rPr>
        <w:t>Conceptual testing continues by NPS graduate students examining typical robot missions performed in diverse venues for field experimentation.  This work is becoming part of recurring curriculum efforts.</w:t>
      </w:r>
      <w:r>
        <w:rPr>
          <w:rFonts w:ascii="Segoe UI" w:eastAsia="Times New Roman" w:hAnsi="Segoe UI" w:cs="Segoe UI"/>
          <w:sz w:val="21"/>
          <w:szCs w:val="21"/>
        </w:rPr>
        <w:t xml:space="preserve">  Course synopsis and selected student-project goals follow in Figure 8.</w:t>
      </w:r>
    </w:p>
    <w:p w14:paraId="31D6EBF5" w14:textId="7AB19CE4" w:rsidR="00A12836" w:rsidRPr="000D3AE8" w:rsidRDefault="0034054A">
      <w:pPr>
        <w:rPr>
          <w:rFonts w:ascii="Segoe UI" w:eastAsia="Times New Roman" w:hAnsi="Segoe UI" w:cs="Segoe UI"/>
          <w:sz w:val="21"/>
          <w:szCs w:val="21"/>
        </w:rPr>
      </w:pPr>
      <w:r>
        <w:rPr>
          <w:noProof/>
        </w:rPr>
        <mc:AlternateContent>
          <mc:Choice Requires="wps">
            <w:drawing>
              <wp:anchor distT="0" distB="0" distL="114300" distR="114300" simplePos="0" relativeHeight="251668480" behindDoc="0" locked="0" layoutInCell="1" allowOverlap="1" wp14:anchorId="0ADCD1DD" wp14:editId="3B62A82D">
                <wp:simplePos x="0" y="0"/>
                <wp:positionH relativeFrom="column">
                  <wp:posOffset>38100</wp:posOffset>
                </wp:positionH>
                <wp:positionV relativeFrom="paragraph">
                  <wp:posOffset>4565015</wp:posOffset>
                </wp:positionV>
                <wp:extent cx="630936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6C34B415" w14:textId="54C88A9F" w:rsidR="0034054A" w:rsidRPr="007D692B" w:rsidRDefault="0034054A" w:rsidP="000D3AE8">
                            <w:pPr>
                              <w:pStyle w:val="Caption"/>
                              <w:jc w:val="center"/>
                              <w:rPr>
                                <w:rFonts w:ascii="Segoe UI" w:eastAsia="Times New Roman" w:hAnsi="Segoe UI" w:cs="Segoe UI"/>
                                <w:noProof/>
                                <w:sz w:val="21"/>
                                <w:szCs w:val="21"/>
                              </w:rPr>
                            </w:pPr>
                            <w:r>
                              <w:t xml:space="preserve">Figure 8.  Course synopsis for </w:t>
                            </w:r>
                            <w:r w:rsidRPr="0005668C">
                              <w:t>IS3460 Networked Autonomous Vehicles and Unmanned Systems</w:t>
                            </w:r>
                            <w:r>
                              <w:t>, including applied course-project</w:t>
                            </w:r>
                            <w:r w:rsidRPr="0034054A">
                              <w:t xml:space="preserve"> </w:t>
                            </w:r>
                            <w:r>
                              <w:t>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CD1DD" id="Text Box 4" o:spid="_x0000_s1027" type="#_x0000_t202" style="position:absolute;margin-left:3pt;margin-top:359.45pt;width:49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cAGAIAAD8EAAAOAAAAZHJzL2Uyb0RvYy54bWysU8Fu2zAMvQ/YPwi6L04aL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Iu5tPP8wWFJMUW8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" stroked="f">
                <v:textbox style="mso-fit-shape-to-text:t" inset="0,0,0,0">
                  <w:txbxContent>
                    <w:p w14:paraId="6C34B415" w14:textId="54C88A9F" w:rsidR="0034054A" w:rsidRPr="007D692B" w:rsidRDefault="0034054A" w:rsidP="000D3AE8">
                      <w:pPr>
                        <w:pStyle w:val="Caption"/>
                        <w:jc w:val="center"/>
                        <w:rPr>
                          <w:rFonts w:ascii="Segoe UI" w:eastAsia="Times New Roman" w:hAnsi="Segoe UI" w:cs="Segoe UI"/>
                          <w:noProof/>
                          <w:sz w:val="21"/>
                          <w:szCs w:val="21"/>
                        </w:rPr>
                      </w:pPr>
                      <w:r>
                        <w:t xml:space="preserve">Figure 8.  Course synopsis for </w:t>
                      </w:r>
                      <w:r w:rsidRPr="0005668C">
                        <w:t>IS3460 Networked Autonomous Vehicles and Unmanned Systems</w:t>
                      </w:r>
                      <w:r>
                        <w:t>, including applied course-project</w:t>
                      </w:r>
                      <w:r w:rsidRPr="0034054A">
                        <w:t xml:space="preserve"> </w:t>
                      </w:r>
                      <w:r>
                        <w:t>tasks.</w:t>
                      </w:r>
                    </w:p>
                  </w:txbxContent>
                </v:textbox>
                <w10:wrap type="topAndBottom"/>
              </v:shape>
            </w:pict>
          </mc:Fallback>
        </mc:AlternateContent>
      </w:r>
      <w:r w:rsidRPr="00976870">
        <w:rPr>
          <w:rFonts w:ascii="Segoe UI" w:eastAsia="Times New Roman" w:hAnsi="Segoe UI" w:cs="Segoe UI"/>
          <w:noProof/>
          <w:sz w:val="21"/>
          <w:szCs w:val="21"/>
        </w:rPr>
        <mc:AlternateContent>
          <mc:Choice Requires="wps">
            <w:drawing>
              <wp:anchor distT="45720" distB="45720" distL="114300" distR="114300" simplePos="0" relativeHeight="251666432" behindDoc="0" locked="0" layoutInCell="1" allowOverlap="1" wp14:anchorId="42AF09A8" wp14:editId="1EF788F9">
                <wp:simplePos x="0" y="0"/>
                <wp:positionH relativeFrom="margin">
                  <wp:align>center</wp:align>
                </wp:positionH>
                <wp:positionV relativeFrom="line">
                  <wp:align>top</wp:align>
                </wp:positionV>
                <wp:extent cx="6309360" cy="4507992"/>
                <wp:effectExtent l="0" t="0" r="15240"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4507992"/>
                        </a:xfrm>
                        <a:prstGeom prst="rect">
                          <a:avLst/>
                        </a:prstGeom>
                        <a:solidFill>
                          <a:srgbClr val="FFFFFF"/>
                        </a:solidFill>
                        <a:ln w="9525">
                          <a:solidFill>
                            <a:srgbClr val="000000"/>
                          </a:solidFill>
                          <a:miter lim="800000"/>
                          <a:headEnd/>
                          <a:tailEnd/>
                        </a:ln>
                      </wps:spPr>
                      <wps:txbx>
                        <w:txbxContent>
                          <w:p w14:paraId="273081F2" w14:textId="77777777" w:rsidR="0034054A" w:rsidRPr="000D3AE8" w:rsidRDefault="0034054A" w:rsidP="000D3AE8">
                            <w:pPr>
                              <w:spacing w:after="0"/>
                              <w:jc w:val="center"/>
                              <w:rPr>
                                <w:rFonts w:ascii="Segoe UI" w:eastAsia="Times New Roman" w:hAnsi="Segoe UI" w:cs="Segoe UI"/>
                                <w:b/>
                                <w:bCs/>
                                <w:sz w:val="21"/>
                                <w:szCs w:val="21"/>
                              </w:rPr>
                            </w:pPr>
                            <w:r w:rsidRPr="000D3AE8">
                              <w:rPr>
                                <w:rFonts w:ascii="Segoe UI" w:eastAsia="Times New Roman" w:hAnsi="Segoe UI" w:cs="Segoe UI"/>
                                <w:b/>
                                <w:bCs/>
                                <w:sz w:val="21"/>
                                <w:szCs w:val="21"/>
                              </w:rPr>
                              <w:t>IS3460 Networked Autonomous Vehicles and Unmanned Systems (4-0)</w:t>
                            </w:r>
                          </w:p>
                          <w:p w14:paraId="0AF5D6B7" w14:textId="0AF44C19" w:rsidR="0034054A" w:rsidRDefault="0034054A" w:rsidP="0034054A">
                            <w:pPr>
                              <w:spacing w:after="0"/>
                              <w:jc w:val="center"/>
                              <w:rPr>
                                <w:rFonts w:ascii="Segoe UI" w:eastAsia="Times New Roman" w:hAnsi="Segoe UI" w:cs="Segoe UI"/>
                                <w:sz w:val="21"/>
                                <w:szCs w:val="21"/>
                              </w:rPr>
                            </w:pPr>
                            <w:r w:rsidRPr="000D3AE8">
                              <w:rPr>
                                <w:rFonts w:ascii="Segoe UI" w:eastAsia="Times New Roman" w:hAnsi="Segoe UI" w:cs="Segoe UI"/>
                                <w:sz w:val="21"/>
                                <w:szCs w:val="21"/>
                              </w:rPr>
                              <w:t>July-September 2022</w:t>
                            </w:r>
                          </w:p>
                          <w:p w14:paraId="59180CC2" w14:textId="77777777" w:rsidR="0034054A" w:rsidRPr="000D3AE8" w:rsidRDefault="0034054A" w:rsidP="000D3AE8">
                            <w:pPr>
                              <w:spacing w:after="0"/>
                              <w:jc w:val="center"/>
                              <w:rPr>
                                <w:rFonts w:ascii="Segoe UI" w:eastAsia="Times New Roman" w:hAnsi="Segoe UI" w:cs="Segoe UI"/>
                                <w:sz w:val="12"/>
                                <w:szCs w:val="12"/>
                              </w:rPr>
                            </w:pPr>
                          </w:p>
                          <w:p w14:paraId="4F31968E" w14:textId="5EA6E514" w:rsidR="00976870" w:rsidRPr="0034054A" w:rsidRDefault="0034054A" w:rsidP="0034054A">
                            <w:pPr>
                              <w:spacing w:after="0" w:line="240" w:lineRule="auto"/>
                              <w:rPr>
                                <w:rFonts w:ascii="Segoe UI" w:eastAsia="Times New Roman" w:hAnsi="Segoe UI" w:cs="Segoe UI"/>
                                <w:sz w:val="21"/>
                                <w:szCs w:val="21"/>
                              </w:rPr>
                            </w:pPr>
                            <w:r w:rsidRPr="000D3AE8">
                              <w:rPr>
                                <w:rFonts w:ascii="Segoe UI" w:eastAsia="Times New Roman" w:hAnsi="Segoe UI" w:cs="Segoe UI"/>
                                <w:i/>
                                <w:iCs/>
                                <w:sz w:val="21"/>
                                <w:szCs w:val="21"/>
                              </w:rPr>
                              <w:t>Synopsis</w:t>
                            </w:r>
                            <w:r>
                              <w:rPr>
                                <w:rFonts w:ascii="Segoe UI" w:eastAsia="Times New Roman" w:hAnsi="Segoe UI" w:cs="Segoe UI"/>
                                <w:sz w:val="21"/>
                                <w:szCs w:val="21"/>
                              </w:rPr>
                              <w:t>. T</w:t>
                            </w:r>
                            <w:r w:rsidRPr="00072EAA">
                              <w:rPr>
                                <w:rFonts w:ascii="Segoe UI" w:eastAsia="Times New Roman" w:hAnsi="Segoe UI" w:cs="Segoe UI"/>
                                <w:sz w:val="21"/>
                                <w:szCs w:val="21"/>
                              </w:rPr>
                              <w:t xml:space="preserve">his unclassified course examines autonomous and unmanned systems and platforms from a systems and operational perspective. Historical and modern systems are discussed to include Industrial Control Systems, botnets, UxVs, etc. The nature of autonomy versus unmanned systems is examined. Opportunities and security issues presented by the growing dependence upon these systems and platforms are studied. The ethics of using unmanned and autonomous platforms and systems for warfare is examined, along with the ethics of attacking such systems when integrated into society. Operational applications within the private and public sectors, as well as the military, are discussed. Current and future research into autonomy is examined.  </w:t>
                            </w:r>
                            <w:r w:rsidRPr="00421D8F">
                              <w:rPr>
                                <w:rFonts w:ascii="Segoe UI" w:eastAsia="Times New Roman" w:hAnsi="Segoe UI" w:cs="Segoe UI"/>
                                <w:sz w:val="21"/>
                                <w:szCs w:val="21"/>
                              </w:rPr>
                              <w:t>Prerequisite</w:t>
                            </w:r>
                            <w:r>
                              <w:rPr>
                                <w:rFonts w:ascii="Segoe UI" w:eastAsia="Times New Roman" w:hAnsi="Segoe UI" w:cs="Segoe UI"/>
                                <w:sz w:val="21"/>
                                <w:szCs w:val="21"/>
                              </w:rPr>
                              <w:t>s</w:t>
                            </w:r>
                            <w:r w:rsidRPr="00421D8F">
                              <w:rPr>
                                <w:rFonts w:ascii="Segoe UI" w:eastAsia="Times New Roman" w:hAnsi="Segoe UI" w:cs="Segoe UI"/>
                                <w:sz w:val="21"/>
                                <w:szCs w:val="21"/>
                              </w:rPr>
                              <w:t>: none.</w:t>
                            </w:r>
                          </w:p>
                          <w:p w14:paraId="5330A455" w14:textId="77777777" w:rsidR="0034054A" w:rsidRDefault="0034054A" w:rsidP="0034054A">
                            <w:pPr>
                              <w:spacing w:after="0" w:line="240" w:lineRule="auto"/>
                              <w:rPr>
                                <w:rFonts w:ascii="Times New Roman" w:hAnsi="Times New Roman"/>
                                <w:bCs/>
                              </w:rPr>
                            </w:pPr>
                          </w:p>
                          <w:p w14:paraId="25ECEB18" w14:textId="3D32569D" w:rsidR="00976870" w:rsidRPr="000D3AE8" w:rsidRDefault="00976870" w:rsidP="000D3AE8">
                            <w:pPr>
                              <w:spacing w:after="0" w:line="240" w:lineRule="auto"/>
                              <w:rPr>
                                <w:rFonts w:ascii="Times New Roman" w:hAnsi="Times New Roman"/>
                                <w:bCs/>
                              </w:rPr>
                            </w:pPr>
                            <w:r w:rsidRPr="000D3AE8">
                              <w:rPr>
                                <w:rFonts w:ascii="Times New Roman" w:hAnsi="Times New Roman"/>
                                <w:bCs/>
                              </w:rPr>
                              <w:t xml:space="preserve">Define an </w:t>
                            </w:r>
                            <w:r w:rsidRPr="000D3AE8">
                              <w:rPr>
                                <w:rFonts w:ascii="Times New Roman" w:hAnsi="Times New Roman"/>
                                <w:b/>
                              </w:rPr>
                              <w:t>unmanned system mission</w:t>
                            </w:r>
                            <w:r w:rsidRPr="000D3AE8">
                              <w:rPr>
                                <w:rFonts w:ascii="Times New Roman" w:hAnsi="Times New Roman"/>
                                <w:bCs/>
                              </w:rPr>
                              <w:t>.  Report on it, working pairwise on partnered missions is good.</w:t>
                            </w:r>
                          </w:p>
                          <w:p w14:paraId="62C27834"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Describe the mission and unmanned-system capabilities needed to perform it.</w:t>
                            </w:r>
                          </w:p>
                          <w:p w14:paraId="598A43FF"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Why do you think it is important?</w:t>
                            </w:r>
                          </w:p>
                          <w:p w14:paraId="285F7710"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List the input contraints, goal outcomes and expected goal steps within your mission.</w:t>
                            </w:r>
                          </w:p>
                          <w:p w14:paraId="71676A17"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What networking is required?  What degree of independent machine autonomy is needed?</w:t>
                            </w:r>
                          </w:p>
                          <w:p w14:paraId="275DE6EC"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Try to describe the mission using Autonomous Vehicle Control Language (AVCL).</w:t>
                            </w:r>
                          </w:p>
                          <w:p w14:paraId="5870BB3B"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How can human operators maintain positive control over your unmanned system’s mission?</w:t>
                            </w:r>
                          </w:p>
                          <w:p w14:paraId="5DF51F61" w14:textId="53894D96"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Are there appropriate Risk Elements in the Dimensions of Autonomous Decision Making (DADM) Ontology that can be aligned as warrior checkpoints when approving robot goals?</w:t>
                            </w:r>
                          </w:p>
                          <w:p w14:paraId="55724C6E" w14:textId="77777777" w:rsidR="00976870" w:rsidRPr="000D3AE8" w:rsidRDefault="00976870" w:rsidP="000D3AE8">
                            <w:pPr>
                              <w:pStyle w:val="ListParagraph"/>
                              <w:spacing w:after="0" w:line="240" w:lineRule="auto"/>
                              <w:contextualSpacing w:val="0"/>
                              <w:rPr>
                                <w:rFonts w:ascii="Times New Roman" w:hAnsi="Times New Roman"/>
                                <w:bCs/>
                              </w:rPr>
                            </w:pPr>
                          </w:p>
                          <w:p w14:paraId="1FC1B391" w14:textId="77777777" w:rsidR="00976870" w:rsidRPr="000D3AE8" w:rsidRDefault="00976870" w:rsidP="000D3AE8">
                            <w:pPr>
                              <w:spacing w:after="0" w:line="240" w:lineRule="auto"/>
                              <w:rPr>
                                <w:rFonts w:ascii="Times New Roman" w:hAnsi="Times New Roman"/>
                                <w:bCs/>
                              </w:rPr>
                            </w:pPr>
                            <w:r w:rsidRPr="000D3AE8">
                              <w:rPr>
                                <w:rFonts w:ascii="Times New Roman" w:hAnsi="Times New Roman"/>
                                <w:bCs/>
                              </w:rPr>
                              <w:t xml:space="preserve">Directly observe a tested system in one of the </w:t>
                            </w:r>
                            <w:r w:rsidRPr="000D3AE8">
                              <w:rPr>
                                <w:rFonts w:ascii="Times New Roman" w:hAnsi="Times New Roman"/>
                                <w:b/>
                              </w:rPr>
                              <w:t>field experiments</w:t>
                            </w:r>
                            <w:r w:rsidRPr="000D3AE8">
                              <w:rPr>
                                <w:rFonts w:ascii="Times New Roman" w:hAnsi="Times New Roman"/>
                                <w:bCs/>
                              </w:rPr>
                              <w:t xml:space="preserve"> (in person or virtually).  Report on it.</w:t>
                            </w:r>
                          </w:p>
                          <w:p w14:paraId="12EB2AE6" w14:textId="77777777" w:rsidR="00976870" w:rsidRDefault="00976870" w:rsidP="00976870">
                            <w:pPr>
                              <w:pStyle w:val="ListParagraph"/>
                              <w:numPr>
                                <w:ilvl w:val="0"/>
                                <w:numId w:val="5"/>
                              </w:numPr>
                              <w:spacing w:after="0" w:line="240" w:lineRule="auto"/>
                              <w:contextualSpacing w:val="0"/>
                              <w:rPr>
                                <w:rFonts w:ascii="Times New Roman" w:hAnsi="Times New Roman"/>
                                <w:bCs/>
                              </w:rPr>
                            </w:pPr>
                            <w:bookmarkStart w:id="1" w:name="_Hlk110416042"/>
                            <w:r>
                              <w:rPr>
                                <w:rFonts w:ascii="Times New Roman" w:hAnsi="Times New Roman"/>
                                <w:bCs/>
                              </w:rPr>
                              <w:t>What were their goals?  How did it go?  Did it work?  Is it repeatable?  What is next?</w:t>
                            </w:r>
                          </w:p>
                          <w:p w14:paraId="2CC3B784" w14:textId="62C1BBBE" w:rsidR="00976870" w:rsidRPr="000D3AE8" w:rsidRDefault="00976870" w:rsidP="000D3AE8">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 xml:space="preserve">Over and above: mission storyboard in Microsoft project and in </w:t>
                            </w:r>
                            <w:hyperlink r:id="rId29" w:history="1">
                              <w:r w:rsidRPr="006F36E7">
                                <w:rPr>
                                  <w:rStyle w:val="Hyperlink"/>
                                  <w:rFonts w:ascii="Times New Roman" w:hAnsi="Times New Roman"/>
                                  <w:bCs/>
                                </w:rPr>
                                <w:t>SPIDERS3D virtual environment</w:t>
                              </w:r>
                            </w:hyperlink>
                            <w:r>
                              <w:rPr>
                                <w:rFonts w:ascii="Times New Roman" w:hAnsi="Times New Roman"/>
                                <w:bCs/>
                              </w:rPr>
                              <w:t>.</w:t>
                            </w:r>
                            <w:bookmarkEnd w:id="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F09A8" id="Text Box 2" o:spid="_x0000_s1028" type="#_x0000_t202" style="position:absolute;margin-left:0;margin-top:0;width:496.8pt;height:354.95pt;z-index:251666432;visibility:visible;mso-wrap-style:square;mso-width-percent:0;mso-height-percent:0;mso-wrap-distance-left:9pt;mso-wrap-distance-top:3.6pt;mso-wrap-distance-right:9pt;mso-wrap-distance-bottom:3.6pt;mso-position-horizontal:center;mso-position-horizontal-relative:margin;mso-position-vertical:top;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">
                <v:textbox>
                  <w:txbxContent>
                    <w:p w14:paraId="273081F2" w14:textId="77777777" w:rsidR="0034054A" w:rsidRPr="000D3AE8" w:rsidRDefault="0034054A" w:rsidP="000D3AE8">
                      <w:pPr>
                        <w:spacing w:after="0"/>
                        <w:jc w:val="center"/>
                        <w:rPr>
                          <w:rFonts w:ascii="Segoe UI" w:eastAsia="Times New Roman" w:hAnsi="Segoe UI" w:cs="Segoe UI"/>
                          <w:b/>
                          <w:bCs/>
                          <w:sz w:val="21"/>
                          <w:szCs w:val="21"/>
                        </w:rPr>
                      </w:pPr>
                      <w:r w:rsidRPr="000D3AE8">
                        <w:rPr>
                          <w:rFonts w:ascii="Segoe UI" w:eastAsia="Times New Roman" w:hAnsi="Segoe UI" w:cs="Segoe UI"/>
                          <w:b/>
                          <w:bCs/>
                          <w:sz w:val="21"/>
                          <w:szCs w:val="21"/>
                        </w:rPr>
                        <w:t>IS3460 Networked Autonomous Vehicles and Unmanned Systems (4-0)</w:t>
                      </w:r>
                    </w:p>
                    <w:p w14:paraId="0AF5D6B7" w14:textId="0AF44C19" w:rsidR="0034054A" w:rsidRDefault="0034054A" w:rsidP="0034054A">
                      <w:pPr>
                        <w:spacing w:after="0"/>
                        <w:jc w:val="center"/>
                        <w:rPr>
                          <w:rFonts w:ascii="Segoe UI" w:eastAsia="Times New Roman" w:hAnsi="Segoe UI" w:cs="Segoe UI"/>
                          <w:sz w:val="21"/>
                          <w:szCs w:val="21"/>
                        </w:rPr>
                      </w:pPr>
                      <w:r w:rsidRPr="000D3AE8">
                        <w:rPr>
                          <w:rFonts w:ascii="Segoe UI" w:eastAsia="Times New Roman" w:hAnsi="Segoe UI" w:cs="Segoe UI"/>
                          <w:sz w:val="21"/>
                          <w:szCs w:val="21"/>
                        </w:rPr>
                        <w:t>July-September 2022</w:t>
                      </w:r>
                    </w:p>
                    <w:p w14:paraId="59180CC2" w14:textId="77777777" w:rsidR="0034054A" w:rsidRPr="000D3AE8" w:rsidRDefault="0034054A" w:rsidP="000D3AE8">
                      <w:pPr>
                        <w:spacing w:after="0"/>
                        <w:jc w:val="center"/>
                        <w:rPr>
                          <w:rFonts w:ascii="Segoe UI" w:eastAsia="Times New Roman" w:hAnsi="Segoe UI" w:cs="Segoe UI"/>
                          <w:sz w:val="12"/>
                          <w:szCs w:val="12"/>
                        </w:rPr>
                      </w:pPr>
                    </w:p>
                    <w:p w14:paraId="4F31968E" w14:textId="5EA6E514" w:rsidR="00976870" w:rsidRPr="0034054A" w:rsidRDefault="0034054A" w:rsidP="0034054A">
                      <w:pPr>
                        <w:spacing w:after="0" w:line="240" w:lineRule="auto"/>
                        <w:rPr>
                          <w:rFonts w:ascii="Segoe UI" w:eastAsia="Times New Roman" w:hAnsi="Segoe UI" w:cs="Segoe UI"/>
                          <w:sz w:val="21"/>
                          <w:szCs w:val="21"/>
                        </w:rPr>
                      </w:pPr>
                      <w:r w:rsidRPr="000D3AE8">
                        <w:rPr>
                          <w:rFonts w:ascii="Segoe UI" w:eastAsia="Times New Roman" w:hAnsi="Segoe UI" w:cs="Segoe UI"/>
                          <w:i/>
                          <w:iCs/>
                          <w:sz w:val="21"/>
                          <w:szCs w:val="21"/>
                        </w:rPr>
                        <w:t>Synopsis</w:t>
                      </w:r>
                      <w:r>
                        <w:rPr>
                          <w:rFonts w:ascii="Segoe UI" w:eastAsia="Times New Roman" w:hAnsi="Segoe UI" w:cs="Segoe UI"/>
                          <w:sz w:val="21"/>
                          <w:szCs w:val="21"/>
                        </w:rPr>
                        <w:t>. T</w:t>
                      </w:r>
                      <w:r w:rsidRPr="00072EAA">
                        <w:rPr>
                          <w:rFonts w:ascii="Segoe UI" w:eastAsia="Times New Roman" w:hAnsi="Segoe UI" w:cs="Segoe UI"/>
                          <w:sz w:val="21"/>
                          <w:szCs w:val="21"/>
                        </w:rPr>
                        <w:t xml:space="preserve">his unclassified course examines autonomous and unmanned systems and platforms from a systems and operational perspective. Historical and modern systems are discussed to include Industrial Control Systems, botnets, UxVs, etc. The nature of autonomy versus unmanned systems is examined. Opportunities and security issues presented by the growing dependence upon these systems and platforms are studied. The ethics of using unmanned and autonomous platforms and systems for warfare is examined, along with the ethics of attacking such systems when integrated into society. Operational applications within the private and public sectors, as well as the military, are discussed. Current and future research into autonomy is examined.  </w:t>
                      </w:r>
                      <w:r w:rsidRPr="00421D8F">
                        <w:rPr>
                          <w:rFonts w:ascii="Segoe UI" w:eastAsia="Times New Roman" w:hAnsi="Segoe UI" w:cs="Segoe UI"/>
                          <w:sz w:val="21"/>
                          <w:szCs w:val="21"/>
                        </w:rPr>
                        <w:t>Prerequisite</w:t>
                      </w:r>
                      <w:r>
                        <w:rPr>
                          <w:rFonts w:ascii="Segoe UI" w:eastAsia="Times New Roman" w:hAnsi="Segoe UI" w:cs="Segoe UI"/>
                          <w:sz w:val="21"/>
                          <w:szCs w:val="21"/>
                        </w:rPr>
                        <w:t>s</w:t>
                      </w:r>
                      <w:r w:rsidRPr="00421D8F">
                        <w:rPr>
                          <w:rFonts w:ascii="Segoe UI" w:eastAsia="Times New Roman" w:hAnsi="Segoe UI" w:cs="Segoe UI"/>
                          <w:sz w:val="21"/>
                          <w:szCs w:val="21"/>
                        </w:rPr>
                        <w:t>: none.</w:t>
                      </w:r>
                    </w:p>
                    <w:p w14:paraId="5330A455" w14:textId="77777777" w:rsidR="0034054A" w:rsidRDefault="0034054A" w:rsidP="0034054A">
                      <w:pPr>
                        <w:spacing w:after="0" w:line="240" w:lineRule="auto"/>
                        <w:rPr>
                          <w:rFonts w:ascii="Times New Roman" w:hAnsi="Times New Roman"/>
                          <w:bCs/>
                        </w:rPr>
                      </w:pPr>
                    </w:p>
                    <w:p w14:paraId="25ECEB18" w14:textId="3D32569D" w:rsidR="00976870" w:rsidRPr="000D3AE8" w:rsidRDefault="00976870" w:rsidP="000D3AE8">
                      <w:pPr>
                        <w:spacing w:after="0" w:line="240" w:lineRule="auto"/>
                        <w:rPr>
                          <w:rFonts w:ascii="Times New Roman" w:hAnsi="Times New Roman"/>
                          <w:bCs/>
                        </w:rPr>
                      </w:pPr>
                      <w:r w:rsidRPr="000D3AE8">
                        <w:rPr>
                          <w:rFonts w:ascii="Times New Roman" w:hAnsi="Times New Roman"/>
                          <w:bCs/>
                        </w:rPr>
                        <w:t xml:space="preserve">Define an </w:t>
                      </w:r>
                      <w:r w:rsidRPr="000D3AE8">
                        <w:rPr>
                          <w:rFonts w:ascii="Times New Roman" w:hAnsi="Times New Roman"/>
                          <w:b/>
                        </w:rPr>
                        <w:t>unmanned system mission</w:t>
                      </w:r>
                      <w:r w:rsidRPr="000D3AE8">
                        <w:rPr>
                          <w:rFonts w:ascii="Times New Roman" w:hAnsi="Times New Roman"/>
                          <w:bCs/>
                        </w:rPr>
                        <w:t>.  Report on it, working pairwise on partnered missions is good.</w:t>
                      </w:r>
                    </w:p>
                    <w:p w14:paraId="62C27834"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Describe the mission and unmanned-system capabilities needed to perform it.</w:t>
                      </w:r>
                    </w:p>
                    <w:p w14:paraId="598A43FF"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Why do you think it is important?</w:t>
                      </w:r>
                    </w:p>
                    <w:p w14:paraId="285F7710"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List the input contraints, goal outcomes and expected goal steps within your mission.</w:t>
                      </w:r>
                    </w:p>
                    <w:p w14:paraId="71676A17"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What networking is required?  What degree of independent machine autonomy is needed?</w:t>
                      </w:r>
                    </w:p>
                    <w:p w14:paraId="275DE6EC"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Try to describe the mission using Autonomous Vehicle Control Language (AVCL).</w:t>
                      </w:r>
                    </w:p>
                    <w:p w14:paraId="5870BB3B" w14:textId="77777777"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How can human operators maintain positive control over your unmanned system’s mission?</w:t>
                      </w:r>
                    </w:p>
                    <w:p w14:paraId="5DF51F61" w14:textId="53894D96" w:rsidR="00976870" w:rsidRDefault="00976870" w:rsidP="00976870">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Are there appropriate Risk Elements in the Dimensions of Autonomous Decision Making (DADM) Ontology that can be aligned as warrior checkpoints when approving robot goals?</w:t>
                      </w:r>
                    </w:p>
                    <w:p w14:paraId="55724C6E" w14:textId="77777777" w:rsidR="00976870" w:rsidRPr="000D3AE8" w:rsidRDefault="00976870" w:rsidP="000D3AE8">
                      <w:pPr>
                        <w:pStyle w:val="ListParagraph"/>
                        <w:spacing w:after="0" w:line="240" w:lineRule="auto"/>
                        <w:contextualSpacing w:val="0"/>
                        <w:rPr>
                          <w:rFonts w:ascii="Times New Roman" w:hAnsi="Times New Roman"/>
                          <w:bCs/>
                        </w:rPr>
                      </w:pPr>
                    </w:p>
                    <w:p w14:paraId="1FC1B391" w14:textId="77777777" w:rsidR="00976870" w:rsidRPr="000D3AE8" w:rsidRDefault="00976870" w:rsidP="000D3AE8">
                      <w:pPr>
                        <w:spacing w:after="0" w:line="240" w:lineRule="auto"/>
                        <w:rPr>
                          <w:rFonts w:ascii="Times New Roman" w:hAnsi="Times New Roman"/>
                          <w:bCs/>
                        </w:rPr>
                      </w:pPr>
                      <w:r w:rsidRPr="000D3AE8">
                        <w:rPr>
                          <w:rFonts w:ascii="Times New Roman" w:hAnsi="Times New Roman"/>
                          <w:bCs/>
                        </w:rPr>
                        <w:t xml:space="preserve">Directly observe a tested system in one of the </w:t>
                      </w:r>
                      <w:r w:rsidRPr="000D3AE8">
                        <w:rPr>
                          <w:rFonts w:ascii="Times New Roman" w:hAnsi="Times New Roman"/>
                          <w:b/>
                        </w:rPr>
                        <w:t>field experiments</w:t>
                      </w:r>
                      <w:r w:rsidRPr="000D3AE8">
                        <w:rPr>
                          <w:rFonts w:ascii="Times New Roman" w:hAnsi="Times New Roman"/>
                          <w:bCs/>
                        </w:rPr>
                        <w:t xml:space="preserve"> (in person or virtually).  Report on it.</w:t>
                      </w:r>
                    </w:p>
                    <w:p w14:paraId="12EB2AE6" w14:textId="77777777" w:rsidR="00976870" w:rsidRDefault="00976870" w:rsidP="00976870">
                      <w:pPr>
                        <w:pStyle w:val="ListParagraph"/>
                        <w:numPr>
                          <w:ilvl w:val="0"/>
                          <w:numId w:val="5"/>
                        </w:numPr>
                        <w:spacing w:after="0" w:line="240" w:lineRule="auto"/>
                        <w:contextualSpacing w:val="0"/>
                        <w:rPr>
                          <w:rFonts w:ascii="Times New Roman" w:hAnsi="Times New Roman"/>
                          <w:bCs/>
                        </w:rPr>
                      </w:pPr>
                      <w:bookmarkStart w:id="1" w:name="_Hlk110416042"/>
                      <w:r>
                        <w:rPr>
                          <w:rFonts w:ascii="Times New Roman" w:hAnsi="Times New Roman"/>
                          <w:bCs/>
                        </w:rPr>
                        <w:t>What were their goals?  How did it go?  Did it work?  Is it repeatable?  What is next?</w:t>
                      </w:r>
                    </w:p>
                    <w:p w14:paraId="2CC3B784" w14:textId="62C1BBBE" w:rsidR="00976870" w:rsidRPr="000D3AE8" w:rsidRDefault="00976870" w:rsidP="000D3AE8">
                      <w:pPr>
                        <w:pStyle w:val="ListParagraph"/>
                        <w:numPr>
                          <w:ilvl w:val="0"/>
                          <w:numId w:val="5"/>
                        </w:numPr>
                        <w:spacing w:after="0" w:line="240" w:lineRule="auto"/>
                        <w:contextualSpacing w:val="0"/>
                        <w:rPr>
                          <w:rFonts w:ascii="Times New Roman" w:hAnsi="Times New Roman"/>
                          <w:bCs/>
                        </w:rPr>
                      </w:pPr>
                      <w:r>
                        <w:rPr>
                          <w:rFonts w:ascii="Times New Roman" w:hAnsi="Times New Roman"/>
                          <w:bCs/>
                        </w:rPr>
                        <w:t xml:space="preserve">Over and above: mission storyboard in Microsoft project and in </w:t>
                      </w:r>
                      <w:hyperlink r:id="rId30" w:history="1">
                        <w:r w:rsidRPr="006F36E7">
                          <w:rPr>
                            <w:rStyle w:val="Hyperlink"/>
                            <w:rFonts w:ascii="Times New Roman" w:hAnsi="Times New Roman"/>
                            <w:bCs/>
                          </w:rPr>
                          <w:t>SPIDERS3D virtual environment</w:t>
                        </w:r>
                      </w:hyperlink>
                      <w:r>
                        <w:rPr>
                          <w:rFonts w:ascii="Times New Roman" w:hAnsi="Times New Roman"/>
                          <w:bCs/>
                        </w:rPr>
                        <w:t>.</w:t>
                      </w:r>
                      <w:bookmarkEnd w:id="1"/>
                    </w:p>
                  </w:txbxContent>
                </v:textbox>
                <w10:wrap type="topAndBottom" anchorx="margin" anchory="line"/>
              </v:shape>
            </w:pict>
          </mc:Fallback>
        </mc:AlternateContent>
      </w:r>
    </w:p>
    <w:p w14:paraId="15384BB9" w14:textId="70D99FE1" w:rsidR="007A7B6A" w:rsidRDefault="00737F4C" w:rsidP="006D016D">
      <w:pPr>
        <w:pStyle w:val="ListParagraph"/>
        <w:numPr>
          <w:ilvl w:val="0"/>
          <w:numId w:val="3"/>
        </w:numPr>
        <w:tabs>
          <w:tab w:val="left" w:pos="360"/>
        </w:tabs>
        <w:ind w:left="0" w:firstLine="0"/>
        <w:rPr>
          <w:rFonts w:ascii="Segoe UI" w:eastAsia="Times New Roman" w:hAnsi="Segoe UI" w:cs="Segoe UI"/>
          <w:sz w:val="21"/>
          <w:szCs w:val="21"/>
        </w:rPr>
      </w:pPr>
      <w:r w:rsidRPr="006D016D">
        <w:rPr>
          <w:rFonts w:ascii="Segoe UI" w:eastAsia="Times New Roman" w:hAnsi="Segoe UI" w:cs="Segoe UI"/>
          <w:b/>
          <w:bCs/>
          <w:sz w:val="21"/>
          <w:szCs w:val="21"/>
        </w:rPr>
        <w:t>Conclusions</w:t>
      </w:r>
      <w:r w:rsidR="007A7B6A">
        <w:rPr>
          <w:rFonts w:ascii="Segoe UI" w:eastAsia="Times New Roman" w:hAnsi="Segoe UI" w:cs="Segoe UI"/>
          <w:b/>
          <w:bCs/>
          <w:sz w:val="21"/>
          <w:szCs w:val="21"/>
        </w:rPr>
        <w:t>.</w:t>
      </w:r>
      <w:r w:rsidR="007A7B6A" w:rsidRPr="006D016D">
        <w:rPr>
          <w:rFonts w:ascii="Segoe UI" w:eastAsia="Times New Roman" w:hAnsi="Segoe UI" w:cs="Segoe UI"/>
          <w:b/>
          <w:bCs/>
          <w:sz w:val="21"/>
          <w:szCs w:val="21"/>
        </w:rPr>
        <w:t xml:space="preserve"> </w:t>
      </w:r>
      <w:r w:rsidR="007A7B6A">
        <w:rPr>
          <w:rFonts w:ascii="Segoe UI" w:eastAsia="Times New Roman" w:hAnsi="Segoe UI" w:cs="Segoe UI"/>
          <w:sz w:val="21"/>
          <w:szCs w:val="21"/>
        </w:rPr>
        <w:t>T</w:t>
      </w:r>
      <w:r w:rsidR="007A7B6A" w:rsidRPr="006D016D">
        <w:rPr>
          <w:rFonts w:ascii="Segoe UI" w:eastAsia="Times New Roman" w:hAnsi="Segoe UI" w:cs="Segoe UI"/>
          <w:sz w:val="21"/>
          <w:szCs w:val="21"/>
        </w:rPr>
        <w:t xml:space="preserve">he </w:t>
      </w:r>
      <w:r w:rsidR="000A682F">
        <w:rPr>
          <w:rFonts w:ascii="Segoe UI" w:eastAsia="Times New Roman" w:hAnsi="Segoe UI" w:cs="Segoe UI"/>
          <w:sz w:val="21"/>
          <w:szCs w:val="21"/>
        </w:rPr>
        <w:t>DADM</w:t>
      </w:r>
      <w:r w:rsidRPr="006D016D">
        <w:rPr>
          <w:rFonts w:ascii="Segoe UI" w:eastAsia="Times New Roman" w:hAnsi="Segoe UI" w:cs="Segoe UI"/>
          <w:sz w:val="21"/>
          <w:szCs w:val="21"/>
        </w:rPr>
        <w:t xml:space="preserve"> taxonomy is representable as a formal ontology, completely and unambiguously, in a manner that is both human readable and machine readable.  Precise testing is necessary for exercising, </w:t>
      </w:r>
      <w:r w:rsidR="00204101" w:rsidRPr="006D016D">
        <w:rPr>
          <w:rFonts w:ascii="Segoe UI" w:eastAsia="Times New Roman" w:hAnsi="Segoe UI" w:cs="Segoe UI"/>
          <w:sz w:val="21"/>
          <w:szCs w:val="21"/>
        </w:rPr>
        <w:t>evaluating,</w:t>
      </w:r>
      <w:r w:rsidRPr="006D016D">
        <w:rPr>
          <w:rFonts w:ascii="Segoe UI" w:eastAsia="Times New Roman" w:hAnsi="Segoe UI" w:cs="Segoe UI"/>
          <w:sz w:val="21"/>
          <w:szCs w:val="21"/>
        </w:rPr>
        <w:t xml:space="preserve"> and improving this set of properties.</w:t>
      </w:r>
    </w:p>
    <w:p w14:paraId="525CDF40" w14:textId="77777777" w:rsidR="00F125EA" w:rsidRPr="006D016D" w:rsidRDefault="00F125EA" w:rsidP="006D016D">
      <w:pPr>
        <w:pStyle w:val="ListParagraph"/>
        <w:tabs>
          <w:tab w:val="left" w:pos="360"/>
        </w:tabs>
        <w:ind w:left="0"/>
        <w:rPr>
          <w:rFonts w:ascii="Segoe UI" w:eastAsia="Times New Roman" w:hAnsi="Segoe UI" w:cs="Segoe UI"/>
          <w:sz w:val="21"/>
          <w:szCs w:val="21"/>
        </w:rPr>
      </w:pPr>
    </w:p>
    <w:p w14:paraId="36A8E7A2" w14:textId="2163ED6C" w:rsidR="007A7B6A" w:rsidRPr="006D016D" w:rsidRDefault="00737F4C" w:rsidP="006D016D">
      <w:pPr>
        <w:pStyle w:val="ListParagraph"/>
        <w:numPr>
          <w:ilvl w:val="0"/>
          <w:numId w:val="3"/>
        </w:numPr>
        <w:tabs>
          <w:tab w:val="left" w:pos="360"/>
        </w:tabs>
        <w:ind w:left="0" w:firstLine="0"/>
      </w:pPr>
      <w:r w:rsidRPr="006D016D">
        <w:rPr>
          <w:rFonts w:ascii="Segoe UI" w:eastAsia="Times New Roman" w:hAnsi="Segoe UI" w:cs="Segoe UI"/>
          <w:b/>
          <w:bCs/>
          <w:sz w:val="21"/>
          <w:szCs w:val="21"/>
        </w:rPr>
        <w:t>Recommendations</w:t>
      </w:r>
      <w:r w:rsidR="007A7B6A">
        <w:rPr>
          <w:rFonts w:ascii="Segoe UI" w:eastAsia="Times New Roman" w:hAnsi="Segoe UI" w:cs="Segoe UI"/>
          <w:b/>
          <w:bCs/>
          <w:sz w:val="21"/>
          <w:szCs w:val="21"/>
        </w:rPr>
        <w:t>.</w:t>
      </w:r>
      <w:r w:rsidR="007A7B6A" w:rsidRPr="006D016D">
        <w:rPr>
          <w:rFonts w:ascii="Segoe UI" w:eastAsia="Times New Roman" w:hAnsi="Segoe UI" w:cs="Segoe UI"/>
          <w:b/>
          <w:bCs/>
          <w:sz w:val="21"/>
          <w:szCs w:val="21"/>
        </w:rPr>
        <w:t xml:space="preserve"> </w:t>
      </w:r>
      <w:r w:rsidRPr="006D016D">
        <w:rPr>
          <w:rFonts w:ascii="Segoe UI" w:eastAsia="Times New Roman" w:hAnsi="Segoe UI" w:cs="Segoe UI"/>
          <w:sz w:val="21"/>
          <w:szCs w:val="21"/>
        </w:rPr>
        <w:t xml:space="preserve">continued work is warranted to demonstrate the taxonomy of </w:t>
      </w:r>
      <w:r w:rsidR="000A682F">
        <w:rPr>
          <w:rFonts w:ascii="Segoe UI" w:eastAsia="Times New Roman" w:hAnsi="Segoe UI" w:cs="Segoe UI"/>
          <w:sz w:val="21"/>
          <w:szCs w:val="21"/>
        </w:rPr>
        <w:t>DADM</w:t>
      </w:r>
      <w:r w:rsidRPr="006D016D">
        <w:rPr>
          <w:rFonts w:ascii="Segoe UI" w:eastAsia="Times New Roman" w:hAnsi="Segoe UI" w:cs="Segoe UI"/>
          <w:sz w:val="21"/>
          <w:szCs w:val="21"/>
        </w:rPr>
        <w:t xml:space="preserve"> risk elements as </w:t>
      </w:r>
      <w:r w:rsidR="00607B5B" w:rsidRPr="006D016D">
        <w:rPr>
          <w:rFonts w:ascii="Segoe UI" w:eastAsia="Times New Roman" w:hAnsi="Segoe UI" w:cs="Segoe UI"/>
          <w:sz w:val="21"/>
          <w:szCs w:val="21"/>
        </w:rPr>
        <w:t>a Semantic Web ontology.  F</w:t>
      </w:r>
      <w:r w:rsidRPr="006D016D">
        <w:rPr>
          <w:rFonts w:ascii="Segoe UI" w:eastAsia="Times New Roman" w:hAnsi="Segoe UI" w:cs="Segoe UI"/>
          <w:sz w:val="21"/>
          <w:szCs w:val="21"/>
        </w:rPr>
        <w:t xml:space="preserve">ormal constraints </w:t>
      </w:r>
      <w:r w:rsidR="002A5C80" w:rsidRPr="006D016D">
        <w:rPr>
          <w:rFonts w:ascii="Segoe UI" w:eastAsia="Times New Roman" w:hAnsi="Segoe UI" w:cs="Segoe UI"/>
          <w:sz w:val="21"/>
          <w:szCs w:val="21"/>
        </w:rPr>
        <w:t xml:space="preserve">might then show risk-element relationships </w:t>
      </w:r>
      <w:r w:rsidRPr="006D016D">
        <w:rPr>
          <w:rFonts w:ascii="Segoe UI" w:eastAsia="Times New Roman" w:hAnsi="Segoe UI" w:cs="Segoe UI"/>
          <w:sz w:val="21"/>
          <w:szCs w:val="21"/>
        </w:rPr>
        <w:t xml:space="preserve">within unmanned-system mission definitions using AVCL and MEO for </w:t>
      </w:r>
      <w:hyperlink r:id="rId31" w:tgtFrame="_blank" w:tooltip="https://savage.nps.edu/ethicalcontrol" w:history="1">
        <w:r w:rsidRPr="006D016D">
          <w:rPr>
            <w:rFonts w:ascii="Segoe UI" w:eastAsia="Times New Roman" w:hAnsi="Segoe UI" w:cs="Segoe UI"/>
            <w:color w:val="0000FF"/>
            <w:sz w:val="21"/>
            <w:szCs w:val="21"/>
            <w:u w:val="single"/>
          </w:rPr>
          <w:t>Ethical Control of Unmanned Systems</w:t>
        </w:r>
      </w:hyperlink>
      <w:r w:rsidRPr="006D016D">
        <w:rPr>
          <w:rFonts w:ascii="Segoe UI" w:eastAsia="Times New Roman" w:hAnsi="Segoe UI" w:cs="Segoe UI"/>
          <w:sz w:val="21"/>
          <w:szCs w:val="21"/>
        </w:rPr>
        <w:t xml:space="preserve">. Defining and testing </w:t>
      </w:r>
      <w:r w:rsidR="006A6587" w:rsidRPr="006D016D">
        <w:rPr>
          <w:rFonts w:ascii="Segoe UI" w:eastAsia="Times New Roman" w:hAnsi="Segoe UI" w:cs="Segoe UI"/>
          <w:sz w:val="21"/>
          <w:szCs w:val="21"/>
        </w:rPr>
        <w:t xml:space="preserve">a steadily growing set of </w:t>
      </w:r>
      <w:r w:rsidRPr="006D016D">
        <w:rPr>
          <w:rFonts w:ascii="Segoe UI" w:eastAsia="Times New Roman" w:hAnsi="Segoe UI" w:cs="Segoe UI"/>
          <w:sz w:val="21"/>
          <w:szCs w:val="21"/>
        </w:rPr>
        <w:t>example missions will steadily lead to further clarity and usefulness.</w:t>
      </w:r>
    </w:p>
    <w:p w14:paraId="6EEF8D9C" w14:textId="4F7B60F1" w:rsidR="00D75B75" w:rsidRDefault="00D75B75" w:rsidP="007A7B6A">
      <w:pPr>
        <w:rPr>
          <w:rFonts w:ascii="Segoe UI" w:eastAsia="Times New Roman" w:hAnsi="Segoe UI" w:cs="Segoe UI"/>
          <w:sz w:val="21"/>
          <w:szCs w:val="21"/>
        </w:rPr>
      </w:pPr>
      <w:r w:rsidRPr="006D016D">
        <w:rPr>
          <w:rFonts w:ascii="Segoe UI" w:eastAsia="Times New Roman" w:hAnsi="Segoe UI" w:cs="Segoe UI"/>
          <w:b/>
          <w:bCs/>
          <w:sz w:val="21"/>
          <w:szCs w:val="21"/>
        </w:rPr>
        <w:t>Acknowledgements</w:t>
      </w:r>
      <w:r>
        <w:rPr>
          <w:rFonts w:ascii="Segoe UI" w:eastAsia="Times New Roman" w:hAnsi="Segoe UI" w:cs="Segoe UI"/>
          <w:sz w:val="21"/>
          <w:szCs w:val="21"/>
        </w:rPr>
        <w:t xml:space="preserve">.  </w:t>
      </w:r>
      <w:r w:rsidR="0034054A">
        <w:rPr>
          <w:rFonts w:ascii="Segoe UI" w:eastAsia="Times New Roman" w:hAnsi="Segoe UI" w:cs="Segoe UI"/>
          <w:sz w:val="21"/>
          <w:szCs w:val="21"/>
        </w:rPr>
        <w:t xml:space="preserve">DADM ontology </w:t>
      </w:r>
      <w:r>
        <w:rPr>
          <w:rFonts w:ascii="Segoe UI" w:eastAsia="Times New Roman" w:hAnsi="Segoe UI" w:cs="Segoe UI"/>
          <w:sz w:val="21"/>
          <w:szCs w:val="21"/>
        </w:rPr>
        <w:t xml:space="preserve">contributions </w:t>
      </w:r>
      <w:r w:rsidR="003C2C56">
        <w:rPr>
          <w:rFonts w:ascii="Segoe UI" w:eastAsia="Times New Roman" w:hAnsi="Segoe UI" w:cs="Segoe UI"/>
          <w:sz w:val="21"/>
          <w:szCs w:val="21"/>
        </w:rPr>
        <w:t xml:space="preserve">by </w:t>
      </w:r>
      <w:r>
        <w:rPr>
          <w:rFonts w:ascii="Segoe UI" w:eastAsia="Times New Roman" w:hAnsi="Segoe UI" w:cs="Segoe UI"/>
          <w:sz w:val="21"/>
          <w:szCs w:val="21"/>
        </w:rPr>
        <w:t xml:space="preserve">Garrett Cookson, </w:t>
      </w:r>
      <w:r w:rsidR="0034054A">
        <w:rPr>
          <w:rFonts w:ascii="Segoe UI" w:eastAsia="Times New Roman" w:hAnsi="Segoe UI" w:cs="Segoe UI"/>
          <w:sz w:val="21"/>
          <w:szCs w:val="21"/>
        </w:rPr>
        <w:t xml:space="preserve">Michael Holihan, </w:t>
      </w:r>
      <w:r>
        <w:rPr>
          <w:rFonts w:ascii="Segoe UI" w:eastAsia="Times New Roman" w:hAnsi="Segoe UI" w:cs="Segoe UI"/>
          <w:sz w:val="21"/>
          <w:szCs w:val="21"/>
        </w:rPr>
        <w:t>Jessica</w:t>
      </w:r>
      <w:r w:rsidR="003C2C56">
        <w:t xml:space="preserve"> </w:t>
      </w:r>
      <w:r>
        <w:rPr>
          <w:rFonts w:ascii="Segoe UI" w:eastAsia="Times New Roman" w:hAnsi="Segoe UI" w:cs="Segoe UI"/>
          <w:sz w:val="21"/>
          <w:szCs w:val="21"/>
        </w:rPr>
        <w:t xml:space="preserve">Kimball, </w:t>
      </w:r>
      <w:r w:rsidR="0034054A">
        <w:rPr>
          <w:rFonts w:ascii="Segoe UI" w:eastAsia="Times New Roman" w:hAnsi="Segoe UI" w:cs="Segoe UI"/>
          <w:sz w:val="21"/>
          <w:szCs w:val="21"/>
        </w:rPr>
        <w:t xml:space="preserve">and Rick Lentz </w:t>
      </w:r>
      <w:r>
        <w:rPr>
          <w:rFonts w:ascii="Segoe UI" w:eastAsia="Times New Roman" w:hAnsi="Segoe UI" w:cs="Segoe UI"/>
          <w:sz w:val="21"/>
          <w:szCs w:val="21"/>
        </w:rPr>
        <w:t>are gratefully acknowledged.</w:t>
      </w:r>
    </w:p>
    <w:p w14:paraId="038F5240" w14:textId="70337AC9" w:rsidR="00D75B75" w:rsidRDefault="00D75B75" w:rsidP="007A7B6A">
      <w:pPr>
        <w:rPr>
          <w:rFonts w:ascii="Segoe UI" w:eastAsia="Times New Roman" w:hAnsi="Segoe UI" w:cs="Segoe UI"/>
          <w:b/>
          <w:bCs/>
          <w:sz w:val="21"/>
          <w:szCs w:val="21"/>
        </w:rPr>
      </w:pPr>
      <w:r w:rsidRPr="006D016D">
        <w:rPr>
          <w:rFonts w:ascii="Segoe UI" w:eastAsia="Times New Roman" w:hAnsi="Segoe UI" w:cs="Segoe UI"/>
          <w:b/>
          <w:bCs/>
          <w:sz w:val="21"/>
          <w:szCs w:val="21"/>
        </w:rPr>
        <w:lastRenderedPageBreak/>
        <w:t>References</w:t>
      </w:r>
    </w:p>
    <w:p w14:paraId="01FA6C81" w14:textId="7ED90526" w:rsidR="00070343" w:rsidRPr="00070343" w:rsidRDefault="00070343" w:rsidP="007A7B6A">
      <w:pPr>
        <w:rPr>
          <w:rFonts w:ascii="Segoe UI" w:eastAsia="Times New Roman" w:hAnsi="Segoe UI" w:cs="Segoe UI"/>
          <w:sz w:val="21"/>
          <w:szCs w:val="21"/>
        </w:rPr>
      </w:pPr>
      <w:r w:rsidRPr="00070343">
        <w:rPr>
          <w:rFonts w:ascii="Segoe UI" w:eastAsia="Times New Roman" w:hAnsi="Segoe UI" w:cs="Segoe UI"/>
          <w:sz w:val="21"/>
          <w:szCs w:val="21"/>
        </w:rPr>
        <w:t>TODO</w:t>
      </w:r>
    </w:p>
    <w:p w14:paraId="400FB0B2" w14:textId="77777777" w:rsidR="00D75B75" w:rsidRDefault="00D75B75" w:rsidP="006D016D"/>
    <w:sectPr w:rsidR="00D75B75" w:rsidSect="005C7E02">
      <w:footerReference w:type="default" r:id="rId32"/>
      <w:pgSz w:w="12240" w:h="15840"/>
      <w:pgMar w:top="1152" w:right="1080" w:bottom="100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D325C" w14:textId="77777777" w:rsidR="002C2E59" w:rsidRDefault="002C2E59" w:rsidP="005C7E02">
      <w:pPr>
        <w:spacing w:after="0" w:line="240" w:lineRule="auto"/>
      </w:pPr>
      <w:r>
        <w:separator/>
      </w:r>
    </w:p>
  </w:endnote>
  <w:endnote w:type="continuationSeparator" w:id="0">
    <w:p w14:paraId="47CD4DC5" w14:textId="77777777" w:rsidR="002C2E59" w:rsidRDefault="002C2E59" w:rsidP="005C7E02">
      <w:pPr>
        <w:spacing w:after="0" w:line="240" w:lineRule="auto"/>
      </w:pPr>
      <w:r>
        <w:continuationSeparator/>
      </w:r>
    </w:p>
  </w:endnote>
  <w:endnote w:type="continuationNotice" w:id="1">
    <w:p w14:paraId="287D2144" w14:textId="77777777" w:rsidR="002C2E59" w:rsidRDefault="002C2E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89554"/>
      <w:docPartObj>
        <w:docPartGallery w:val="Page Numbers (Bottom of Page)"/>
        <w:docPartUnique/>
      </w:docPartObj>
    </w:sdtPr>
    <w:sdtEndPr>
      <w:rPr>
        <w:noProof/>
      </w:rPr>
    </w:sdtEndPr>
    <w:sdtContent>
      <w:p w14:paraId="09CD575B" w14:textId="1285F3F3" w:rsidR="005C7E02" w:rsidRDefault="005C7E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6C1C34" w14:textId="77777777" w:rsidR="005C7E02" w:rsidRDefault="005C7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60B69" w14:textId="77777777" w:rsidR="002C2E59" w:rsidRDefault="002C2E59" w:rsidP="005C7E02">
      <w:pPr>
        <w:spacing w:after="0" w:line="240" w:lineRule="auto"/>
      </w:pPr>
      <w:r>
        <w:separator/>
      </w:r>
    </w:p>
  </w:footnote>
  <w:footnote w:type="continuationSeparator" w:id="0">
    <w:p w14:paraId="39D11C11" w14:textId="77777777" w:rsidR="002C2E59" w:rsidRDefault="002C2E59" w:rsidP="005C7E02">
      <w:pPr>
        <w:spacing w:after="0" w:line="240" w:lineRule="auto"/>
      </w:pPr>
      <w:r>
        <w:continuationSeparator/>
      </w:r>
    </w:p>
  </w:footnote>
  <w:footnote w:type="continuationNotice" w:id="1">
    <w:p w14:paraId="5FEA200F" w14:textId="77777777" w:rsidR="002C2E59" w:rsidRDefault="002C2E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81C38"/>
    <w:multiLevelType w:val="hybridMultilevel"/>
    <w:tmpl w:val="6C5C7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37A3C"/>
    <w:multiLevelType w:val="hybridMultilevel"/>
    <w:tmpl w:val="D7B24656"/>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6213BA"/>
    <w:multiLevelType w:val="multilevel"/>
    <w:tmpl w:val="F51C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AD5133"/>
    <w:multiLevelType w:val="hybridMultilevel"/>
    <w:tmpl w:val="5844BE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20906BF"/>
    <w:multiLevelType w:val="multilevel"/>
    <w:tmpl w:val="E4A4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A47859"/>
    <w:multiLevelType w:val="hybridMultilevel"/>
    <w:tmpl w:val="252EBFF2"/>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 Brutzman">
    <w15:presenceInfo w15:providerId="None" w15:userId="Don Brutz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75"/>
    <w:rsid w:val="00004E0D"/>
    <w:rsid w:val="00051EA9"/>
    <w:rsid w:val="00070343"/>
    <w:rsid w:val="000A682F"/>
    <w:rsid w:val="000B79D1"/>
    <w:rsid w:val="000D1B6D"/>
    <w:rsid w:val="000D3AE8"/>
    <w:rsid w:val="000D435D"/>
    <w:rsid w:val="000F7D9D"/>
    <w:rsid w:val="00160DD4"/>
    <w:rsid w:val="0019508E"/>
    <w:rsid w:val="00204101"/>
    <w:rsid w:val="00286CCE"/>
    <w:rsid w:val="002A5C80"/>
    <w:rsid w:val="002B6A22"/>
    <w:rsid w:val="002C2E59"/>
    <w:rsid w:val="0032653A"/>
    <w:rsid w:val="0034054A"/>
    <w:rsid w:val="003538F2"/>
    <w:rsid w:val="003638BF"/>
    <w:rsid w:val="00392D92"/>
    <w:rsid w:val="003C070F"/>
    <w:rsid w:val="003C2C56"/>
    <w:rsid w:val="003C2D74"/>
    <w:rsid w:val="003F08FA"/>
    <w:rsid w:val="003F5BA2"/>
    <w:rsid w:val="003F789F"/>
    <w:rsid w:val="004167B0"/>
    <w:rsid w:val="00453098"/>
    <w:rsid w:val="00457A79"/>
    <w:rsid w:val="00463D6E"/>
    <w:rsid w:val="00484859"/>
    <w:rsid w:val="00493581"/>
    <w:rsid w:val="004C29AD"/>
    <w:rsid w:val="004D5477"/>
    <w:rsid w:val="00500F6A"/>
    <w:rsid w:val="00532B46"/>
    <w:rsid w:val="005C7E02"/>
    <w:rsid w:val="00606D79"/>
    <w:rsid w:val="00607B5B"/>
    <w:rsid w:val="00636975"/>
    <w:rsid w:val="006768CB"/>
    <w:rsid w:val="006A6587"/>
    <w:rsid w:val="006C35EF"/>
    <w:rsid w:val="006D016D"/>
    <w:rsid w:val="00703812"/>
    <w:rsid w:val="007163F4"/>
    <w:rsid w:val="00737F4C"/>
    <w:rsid w:val="00750E27"/>
    <w:rsid w:val="00767072"/>
    <w:rsid w:val="007A2E55"/>
    <w:rsid w:val="007A7B6A"/>
    <w:rsid w:val="007E3998"/>
    <w:rsid w:val="007E5FB1"/>
    <w:rsid w:val="00806A8C"/>
    <w:rsid w:val="0085433C"/>
    <w:rsid w:val="00874E03"/>
    <w:rsid w:val="008F1EC9"/>
    <w:rsid w:val="0090435F"/>
    <w:rsid w:val="009228C2"/>
    <w:rsid w:val="00937A8F"/>
    <w:rsid w:val="0097258C"/>
    <w:rsid w:val="00976870"/>
    <w:rsid w:val="009B37F8"/>
    <w:rsid w:val="00A12836"/>
    <w:rsid w:val="00A27C3A"/>
    <w:rsid w:val="00A47917"/>
    <w:rsid w:val="00A75997"/>
    <w:rsid w:val="00AD27A3"/>
    <w:rsid w:val="00AF298B"/>
    <w:rsid w:val="00B11CE4"/>
    <w:rsid w:val="00B27E6C"/>
    <w:rsid w:val="00B3350A"/>
    <w:rsid w:val="00B4470C"/>
    <w:rsid w:val="00B525BC"/>
    <w:rsid w:val="00B74FD4"/>
    <w:rsid w:val="00BB71B7"/>
    <w:rsid w:val="00BD7769"/>
    <w:rsid w:val="00BF7DEB"/>
    <w:rsid w:val="00C349D1"/>
    <w:rsid w:val="00C43BE8"/>
    <w:rsid w:val="00C967BA"/>
    <w:rsid w:val="00CD6FEB"/>
    <w:rsid w:val="00CD7CE6"/>
    <w:rsid w:val="00CE1DEC"/>
    <w:rsid w:val="00D14A1F"/>
    <w:rsid w:val="00D52CAF"/>
    <w:rsid w:val="00D75B75"/>
    <w:rsid w:val="00DD5D05"/>
    <w:rsid w:val="00E21176"/>
    <w:rsid w:val="00E91EA4"/>
    <w:rsid w:val="00F125EA"/>
    <w:rsid w:val="00F51B19"/>
    <w:rsid w:val="0F153F4A"/>
    <w:rsid w:val="36A1C8CE"/>
    <w:rsid w:val="3C155AD4"/>
    <w:rsid w:val="5B159B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43A9"/>
  <w15:chartTrackingRefBased/>
  <w15:docId w15:val="{6F3872F3-EA93-4902-90F1-99C55140B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C7E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369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697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369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6975"/>
    <w:rPr>
      <w:b/>
      <w:bCs/>
    </w:rPr>
  </w:style>
  <w:style w:type="character" w:styleId="Hyperlink">
    <w:name w:val="Hyperlink"/>
    <w:basedOn w:val="DefaultParagraphFont"/>
    <w:unhideWhenUsed/>
    <w:rsid w:val="00636975"/>
    <w:rPr>
      <w:color w:val="0000FF"/>
      <w:u w:val="single"/>
    </w:rPr>
  </w:style>
  <w:style w:type="character" w:styleId="Emphasis">
    <w:name w:val="Emphasis"/>
    <w:basedOn w:val="DefaultParagraphFont"/>
    <w:uiPriority w:val="20"/>
    <w:qFormat/>
    <w:rsid w:val="00636975"/>
    <w:rPr>
      <w:i/>
      <w:iCs/>
    </w:rPr>
  </w:style>
  <w:style w:type="table" w:styleId="TableGrid">
    <w:name w:val="Table Grid"/>
    <w:basedOn w:val="TableNormal"/>
    <w:uiPriority w:val="39"/>
    <w:rsid w:val="00636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E0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C7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E02"/>
  </w:style>
  <w:style w:type="paragraph" w:styleId="Footer">
    <w:name w:val="footer"/>
    <w:basedOn w:val="Normal"/>
    <w:link w:val="FooterChar"/>
    <w:uiPriority w:val="99"/>
    <w:unhideWhenUsed/>
    <w:rsid w:val="005C7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E02"/>
  </w:style>
  <w:style w:type="character" w:styleId="UnresolvedMention">
    <w:name w:val="Unresolved Mention"/>
    <w:basedOn w:val="DefaultParagraphFont"/>
    <w:uiPriority w:val="99"/>
    <w:semiHidden/>
    <w:unhideWhenUsed/>
    <w:rsid w:val="00937A8F"/>
    <w:rPr>
      <w:color w:val="605E5C"/>
      <w:shd w:val="clear" w:color="auto" w:fill="E1DFDD"/>
    </w:rPr>
  </w:style>
  <w:style w:type="paragraph" w:styleId="ListParagraph">
    <w:name w:val="List Paragraph"/>
    <w:basedOn w:val="Normal"/>
    <w:uiPriority w:val="34"/>
    <w:qFormat/>
    <w:rsid w:val="003F789F"/>
    <w:pPr>
      <w:ind w:left="720"/>
      <w:contextualSpacing/>
    </w:pPr>
  </w:style>
  <w:style w:type="paragraph" w:styleId="Caption">
    <w:name w:val="caption"/>
    <w:basedOn w:val="Normal"/>
    <w:next w:val="Normal"/>
    <w:uiPriority w:val="35"/>
    <w:unhideWhenUsed/>
    <w:qFormat/>
    <w:rsid w:val="000F7D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54772">
      <w:bodyDiv w:val="1"/>
      <w:marLeft w:val="0"/>
      <w:marRight w:val="0"/>
      <w:marTop w:val="0"/>
      <w:marBottom w:val="0"/>
      <w:divBdr>
        <w:top w:val="none" w:sz="0" w:space="0" w:color="auto"/>
        <w:left w:val="none" w:sz="0" w:space="0" w:color="auto"/>
        <w:bottom w:val="none" w:sz="0" w:space="0" w:color="auto"/>
        <w:right w:val="none" w:sz="0" w:space="0" w:color="auto"/>
      </w:divBdr>
      <w:divsChild>
        <w:div w:id="277873758">
          <w:marLeft w:val="0"/>
          <w:marRight w:val="0"/>
          <w:marTop w:val="0"/>
          <w:marBottom w:val="0"/>
          <w:divBdr>
            <w:top w:val="none" w:sz="0" w:space="0" w:color="auto"/>
            <w:left w:val="none" w:sz="0" w:space="0" w:color="auto"/>
            <w:bottom w:val="none" w:sz="0" w:space="0" w:color="auto"/>
            <w:right w:val="none" w:sz="0" w:space="0" w:color="auto"/>
          </w:divBdr>
          <w:divsChild>
            <w:div w:id="58091181">
              <w:marLeft w:val="0"/>
              <w:marRight w:val="0"/>
              <w:marTop w:val="0"/>
              <w:marBottom w:val="0"/>
              <w:divBdr>
                <w:top w:val="none" w:sz="0" w:space="0" w:color="auto"/>
                <w:left w:val="none" w:sz="0" w:space="0" w:color="auto"/>
                <w:bottom w:val="none" w:sz="0" w:space="0" w:color="auto"/>
                <w:right w:val="none" w:sz="0" w:space="0" w:color="auto"/>
              </w:divBdr>
            </w:div>
            <w:div w:id="932401387">
              <w:marLeft w:val="0"/>
              <w:marRight w:val="0"/>
              <w:marTop w:val="0"/>
              <w:marBottom w:val="0"/>
              <w:divBdr>
                <w:top w:val="none" w:sz="0" w:space="0" w:color="auto"/>
                <w:left w:val="none" w:sz="0" w:space="0" w:color="auto"/>
                <w:bottom w:val="none" w:sz="0" w:space="0" w:color="auto"/>
                <w:right w:val="none" w:sz="0" w:space="0" w:color="auto"/>
              </w:divBdr>
            </w:div>
            <w:div w:id="1345860056">
              <w:marLeft w:val="0"/>
              <w:marRight w:val="0"/>
              <w:marTop w:val="0"/>
              <w:marBottom w:val="0"/>
              <w:divBdr>
                <w:top w:val="none" w:sz="0" w:space="0" w:color="auto"/>
                <w:left w:val="none" w:sz="0" w:space="0" w:color="auto"/>
                <w:bottom w:val="none" w:sz="0" w:space="0" w:color="auto"/>
                <w:right w:val="none" w:sz="0" w:space="0" w:color="auto"/>
              </w:divBdr>
            </w:div>
            <w:div w:id="19531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7830">
      <w:bodyDiv w:val="1"/>
      <w:marLeft w:val="0"/>
      <w:marRight w:val="0"/>
      <w:marTop w:val="0"/>
      <w:marBottom w:val="0"/>
      <w:divBdr>
        <w:top w:val="none" w:sz="0" w:space="0" w:color="auto"/>
        <w:left w:val="none" w:sz="0" w:space="0" w:color="auto"/>
        <w:bottom w:val="none" w:sz="0" w:space="0" w:color="auto"/>
        <w:right w:val="none" w:sz="0" w:space="0" w:color="auto"/>
      </w:divBdr>
      <w:divsChild>
        <w:div w:id="1511406524">
          <w:marLeft w:val="0"/>
          <w:marRight w:val="0"/>
          <w:marTop w:val="0"/>
          <w:marBottom w:val="0"/>
          <w:divBdr>
            <w:top w:val="none" w:sz="0" w:space="0" w:color="auto"/>
            <w:left w:val="none" w:sz="0" w:space="0" w:color="auto"/>
            <w:bottom w:val="none" w:sz="0" w:space="0" w:color="auto"/>
            <w:right w:val="none" w:sz="0" w:space="0" w:color="auto"/>
          </w:divBdr>
          <w:divsChild>
            <w:div w:id="340670879">
              <w:marLeft w:val="0"/>
              <w:marRight w:val="0"/>
              <w:marTop w:val="0"/>
              <w:marBottom w:val="0"/>
              <w:divBdr>
                <w:top w:val="none" w:sz="0" w:space="0" w:color="auto"/>
                <w:left w:val="none" w:sz="0" w:space="0" w:color="auto"/>
                <w:bottom w:val="none" w:sz="0" w:space="0" w:color="auto"/>
                <w:right w:val="none" w:sz="0" w:space="0" w:color="auto"/>
              </w:divBdr>
            </w:div>
            <w:div w:id="401223626">
              <w:marLeft w:val="0"/>
              <w:marRight w:val="0"/>
              <w:marTop w:val="0"/>
              <w:marBottom w:val="0"/>
              <w:divBdr>
                <w:top w:val="none" w:sz="0" w:space="0" w:color="auto"/>
                <w:left w:val="none" w:sz="0" w:space="0" w:color="auto"/>
                <w:bottom w:val="none" w:sz="0" w:space="0" w:color="auto"/>
                <w:right w:val="none" w:sz="0" w:space="0" w:color="auto"/>
              </w:divBdr>
            </w:div>
            <w:div w:id="1135635322">
              <w:marLeft w:val="0"/>
              <w:marRight w:val="0"/>
              <w:marTop w:val="0"/>
              <w:marBottom w:val="0"/>
              <w:divBdr>
                <w:top w:val="none" w:sz="0" w:space="0" w:color="auto"/>
                <w:left w:val="none" w:sz="0" w:space="0" w:color="auto"/>
                <w:bottom w:val="none" w:sz="0" w:space="0" w:color="auto"/>
                <w:right w:val="none" w:sz="0" w:space="0" w:color="auto"/>
              </w:divBdr>
            </w:div>
            <w:div w:id="171916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protege.stanford.edu"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hyperlink" Target="https://protege.stanford.edu"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avage.nps.edu/EthicalControl/" TargetMode="External"/><Relationship Id="rId20" Type="http://schemas.openxmlformats.org/officeDocument/2006/relationships/hyperlink" Target="https://www.cna.org/CNA_files/PDF/Dimensions-of-Autonomous-Decision-making.pdf" TargetMode="External"/><Relationship Id="rId29" Type="http://schemas.openxmlformats.org/officeDocument/2006/relationships/hyperlink" Target="https://gitlab.nps.edu/Savage/Spiders3dPublic/-/blob/master/README.m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cna.org" TargetMode="External"/><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savage.nps.edu/EthicalControl/" TargetMode="External"/><Relationship Id="rId23" Type="http://schemas.openxmlformats.org/officeDocument/2006/relationships/hyperlink" Target="https://protege.stanford.edu" TargetMode="External"/><Relationship Id="rId28" Type="http://schemas.openxmlformats.org/officeDocument/2006/relationships/image" Target="media/image9.png"/><Relationship Id="rId10" Type="http://schemas.openxmlformats.org/officeDocument/2006/relationships/hyperlink" Target="https://www.cna.org/reports/2021/12/dimensions-of-autonomous-decision-making" TargetMode="External"/><Relationship Id="rId19" Type="http://schemas.openxmlformats.org/officeDocument/2006/relationships/hyperlink" Target="https://dl.acm.org/doi/book/10.1145/3382097" TargetMode="External"/><Relationship Id="rId31" Type="http://schemas.openxmlformats.org/officeDocument/2006/relationships/hyperlink" Target="https://savage.nps.edu/EthicalContro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savage.nps.edu/EthicalContro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gitlab.nps.edu/Savage/Spiders3dPublic/-/blob/master/README.md"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A350CCE457840931A639CE07B622B" ma:contentTypeVersion="12" ma:contentTypeDescription="Create a new document." ma:contentTypeScope="" ma:versionID="a0382fb118cefdbb55ac11296754e6ed">
  <xsd:schema xmlns:xsd="http://www.w3.org/2001/XMLSchema" xmlns:xs="http://www.w3.org/2001/XMLSchema" xmlns:p="http://schemas.microsoft.com/office/2006/metadata/properties" xmlns:ns2="bbd432d1-c620-4a1f-b338-5f9054deebca" xmlns:ns3="fadcc1e0-0e88-4f20-9ad4-5c0676066e76" targetNamespace="http://schemas.microsoft.com/office/2006/metadata/properties" ma:root="true" ma:fieldsID="aa6ae4c82b9f39863ae78921b9a637ac" ns2:_="" ns3:_="">
    <xsd:import namespace="bbd432d1-c620-4a1f-b338-5f9054deebca"/>
    <xsd:import namespace="fadcc1e0-0e88-4f20-9ad4-5c0676066e7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d432d1-c620-4a1f-b338-5f9054deeb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adcc1e0-0e88-4f20-9ad4-5c0676066e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A59078-BAEA-4556-9421-D573B04131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99D3F4-5045-4B25-A978-AA6B2A236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d432d1-c620-4a1f-b338-5f9054deebca"/>
    <ds:schemaRef ds:uri="fadcc1e0-0e88-4f20-9ad4-5c0676066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8FDCC2-5C6A-46A4-B287-7F7106A329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10</Pages>
  <Words>2989</Words>
  <Characters>17040</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19990</CharactersWithSpaces>
  <SharedDoc>false</SharedDoc>
  <HLinks>
    <vt:vector size="48" baseType="variant">
      <vt:variant>
        <vt:i4>983066</vt:i4>
      </vt:variant>
      <vt:variant>
        <vt:i4>21</vt:i4>
      </vt:variant>
      <vt:variant>
        <vt:i4>0</vt:i4>
      </vt:variant>
      <vt:variant>
        <vt:i4>5</vt:i4>
      </vt:variant>
      <vt:variant>
        <vt:lpwstr>https://savage.nps.edu/EthicalControl</vt:lpwstr>
      </vt:variant>
      <vt:variant>
        <vt:lpwstr/>
      </vt:variant>
      <vt:variant>
        <vt:i4>721003</vt:i4>
      </vt:variant>
      <vt:variant>
        <vt:i4>18</vt:i4>
      </vt:variant>
      <vt:variant>
        <vt:i4>0</vt:i4>
      </vt:variant>
      <vt:variant>
        <vt:i4>5</vt:i4>
      </vt:variant>
      <vt:variant>
        <vt:lpwstr>https://www.cna.org/CNA_files/PDF/Dimensions-of-Autonomous-Decision-making.pdf</vt:lpwstr>
      </vt:variant>
      <vt:variant>
        <vt:lpwstr/>
      </vt:variant>
      <vt:variant>
        <vt:i4>6225939</vt:i4>
      </vt:variant>
      <vt:variant>
        <vt:i4>15</vt:i4>
      </vt:variant>
      <vt:variant>
        <vt:i4>0</vt:i4>
      </vt:variant>
      <vt:variant>
        <vt:i4>5</vt:i4>
      </vt:variant>
      <vt:variant>
        <vt:lpwstr>https://protege.stanford.edu/</vt:lpwstr>
      </vt:variant>
      <vt:variant>
        <vt:lpwstr/>
      </vt:variant>
      <vt:variant>
        <vt:i4>5505027</vt:i4>
      </vt:variant>
      <vt:variant>
        <vt:i4>12</vt:i4>
      </vt:variant>
      <vt:variant>
        <vt:i4>0</vt:i4>
      </vt:variant>
      <vt:variant>
        <vt:i4>5</vt:i4>
      </vt:variant>
      <vt:variant>
        <vt:lpwstr>https://savage.nps.edu/EthicalControl/</vt:lpwstr>
      </vt:variant>
      <vt:variant>
        <vt:lpwstr>Ontologies</vt:lpwstr>
      </vt:variant>
      <vt:variant>
        <vt:i4>3145850</vt:i4>
      </vt:variant>
      <vt:variant>
        <vt:i4>9</vt:i4>
      </vt:variant>
      <vt:variant>
        <vt:i4>0</vt:i4>
      </vt:variant>
      <vt:variant>
        <vt:i4>5</vt:i4>
      </vt:variant>
      <vt:variant>
        <vt:lpwstr>https://savage.nps.edu/EthicalControl/</vt:lpwstr>
      </vt:variant>
      <vt:variant>
        <vt:lpwstr>Documentation</vt:lpwstr>
      </vt:variant>
      <vt:variant>
        <vt:i4>2097270</vt:i4>
      </vt:variant>
      <vt:variant>
        <vt:i4>6</vt:i4>
      </vt:variant>
      <vt:variant>
        <vt:i4>0</vt:i4>
      </vt:variant>
      <vt:variant>
        <vt:i4>5</vt:i4>
      </vt:variant>
      <vt:variant>
        <vt:lpwstr>https://savage.nps.edu/EthicalControl/</vt:lpwstr>
      </vt:variant>
      <vt:variant>
        <vt:lpwstr/>
      </vt:variant>
      <vt:variant>
        <vt:i4>5570634</vt:i4>
      </vt:variant>
      <vt:variant>
        <vt:i4>3</vt:i4>
      </vt:variant>
      <vt:variant>
        <vt:i4>0</vt:i4>
      </vt:variant>
      <vt:variant>
        <vt:i4>5</vt:i4>
      </vt:variant>
      <vt:variant>
        <vt:lpwstr>https://www.cna.org/</vt:lpwstr>
      </vt:variant>
      <vt:variant>
        <vt:lpwstr/>
      </vt:variant>
      <vt:variant>
        <vt:i4>6094930</vt:i4>
      </vt:variant>
      <vt:variant>
        <vt:i4>0</vt:i4>
      </vt:variant>
      <vt:variant>
        <vt:i4>0</vt:i4>
      </vt:variant>
      <vt:variant>
        <vt:i4>5</vt:i4>
      </vt:variant>
      <vt:variant>
        <vt:lpwstr>https://www.cna.org/news/releases/2022-01-24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Brutzman</dc:creator>
  <cp:keywords/>
  <dc:description/>
  <cp:lastModifiedBy>Don Brutzman</cp:lastModifiedBy>
  <cp:revision>36</cp:revision>
  <dcterms:created xsi:type="dcterms:W3CDTF">2022-05-12T13:26:00Z</dcterms:created>
  <dcterms:modified xsi:type="dcterms:W3CDTF">2022-08-06T23:16:00Z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0x01010054FA350CCE457840931A639CE07B622B</vt:lpwstr>
  </property>
</Properties>
</file>